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w:eastAsiaTheme="minorHAnsi" w:hAnsi="Arial" w:cstheme="minorBidi"/>
          <w:b w:val="0"/>
          <w:bCs w:val="0"/>
          <w:color w:val="auto"/>
          <w:sz w:val="24"/>
          <w:szCs w:val="22"/>
          <w:lang w:val="es-CL"/>
        </w:rPr>
        <w:id w:val="1714502"/>
        <w:docPartObj>
          <w:docPartGallery w:val="Table of Contents"/>
          <w:docPartUnique/>
        </w:docPartObj>
      </w:sdtPr>
      <w:sdtContent>
        <w:p w:rsidR="00AE19BB" w:rsidRDefault="00AE19BB" w:rsidP="004B3BF0">
          <w:pPr>
            <w:pStyle w:val="TtulodeTDC"/>
            <w:jc w:val="both"/>
          </w:pPr>
          <w:r>
            <w:t>Contenido</w:t>
          </w:r>
        </w:p>
        <w:p w:rsidR="00562882" w:rsidRDefault="00CE1446">
          <w:pPr>
            <w:pStyle w:val="TDC1"/>
            <w:rPr>
              <w:rFonts w:asciiTheme="minorHAnsi" w:eastAsiaTheme="minorEastAsia" w:hAnsiTheme="minorHAnsi"/>
              <w:noProof/>
              <w:sz w:val="22"/>
              <w:lang w:eastAsia="es-CL"/>
            </w:rPr>
          </w:pPr>
          <w:r>
            <w:rPr>
              <w:lang w:val="es-ES"/>
            </w:rPr>
            <w:fldChar w:fldCharType="begin"/>
          </w:r>
          <w:r w:rsidR="00AE19BB">
            <w:rPr>
              <w:lang w:val="es-ES"/>
            </w:rPr>
            <w:instrText xml:space="preserve"> TOC \o "1-3" \u </w:instrText>
          </w:r>
          <w:r>
            <w:rPr>
              <w:lang w:val="es-ES"/>
            </w:rPr>
            <w:fldChar w:fldCharType="separate"/>
          </w:r>
          <w:r w:rsidR="00562882">
            <w:rPr>
              <w:noProof/>
            </w:rPr>
            <w:t>Capítulo I: Introducción</w:t>
          </w:r>
          <w:r w:rsidR="00562882">
            <w:rPr>
              <w:noProof/>
            </w:rPr>
            <w:tab/>
          </w:r>
          <w:r>
            <w:rPr>
              <w:noProof/>
            </w:rPr>
            <w:fldChar w:fldCharType="begin"/>
          </w:r>
          <w:r w:rsidR="00562882">
            <w:rPr>
              <w:noProof/>
            </w:rPr>
            <w:instrText xml:space="preserve"> PAGEREF _Toc246253183 \h </w:instrText>
          </w:r>
          <w:r>
            <w:rPr>
              <w:noProof/>
            </w:rPr>
          </w:r>
          <w:r>
            <w:rPr>
              <w:noProof/>
            </w:rPr>
            <w:fldChar w:fldCharType="separate"/>
          </w:r>
          <w:r w:rsidR="00562882">
            <w:rPr>
              <w:noProof/>
            </w:rPr>
            <w:t>4</w:t>
          </w:r>
          <w:r>
            <w:rPr>
              <w:noProof/>
            </w:rPr>
            <w:fldChar w:fldCharType="end"/>
          </w:r>
        </w:p>
        <w:p w:rsidR="00562882" w:rsidRDefault="00562882">
          <w:pPr>
            <w:pStyle w:val="TDC2"/>
            <w:tabs>
              <w:tab w:val="left" w:pos="660"/>
              <w:tab w:val="right" w:leader="dot" w:pos="9395"/>
            </w:tabs>
            <w:rPr>
              <w:rFonts w:asciiTheme="minorHAnsi" w:eastAsiaTheme="minorEastAsia" w:hAnsiTheme="minorHAnsi"/>
              <w:noProof/>
              <w:sz w:val="22"/>
              <w:lang w:eastAsia="es-CL"/>
            </w:rPr>
          </w:pPr>
          <w:r>
            <w:rPr>
              <w:noProof/>
            </w:rPr>
            <w:t>1.</w:t>
          </w:r>
          <w:r>
            <w:rPr>
              <w:rFonts w:asciiTheme="minorHAnsi" w:eastAsiaTheme="minorEastAsia" w:hAnsiTheme="minorHAnsi"/>
              <w:noProof/>
              <w:sz w:val="22"/>
              <w:lang w:eastAsia="es-CL"/>
            </w:rPr>
            <w:tab/>
          </w:r>
          <w:r>
            <w:rPr>
              <w:noProof/>
            </w:rPr>
            <w:t>Antecedentes.</w:t>
          </w:r>
          <w:r>
            <w:rPr>
              <w:noProof/>
            </w:rPr>
            <w:tab/>
          </w:r>
          <w:r w:rsidR="00CE1446">
            <w:rPr>
              <w:noProof/>
            </w:rPr>
            <w:fldChar w:fldCharType="begin"/>
          </w:r>
          <w:r>
            <w:rPr>
              <w:noProof/>
            </w:rPr>
            <w:instrText xml:space="preserve"> PAGEREF _Toc246253184 \h </w:instrText>
          </w:r>
          <w:r w:rsidR="00CE1446">
            <w:rPr>
              <w:noProof/>
            </w:rPr>
          </w:r>
          <w:r w:rsidR="00CE1446">
            <w:rPr>
              <w:noProof/>
            </w:rPr>
            <w:fldChar w:fldCharType="separate"/>
          </w:r>
          <w:r>
            <w:rPr>
              <w:noProof/>
            </w:rPr>
            <w:t>4</w:t>
          </w:r>
          <w:r w:rsidR="00CE1446">
            <w:rPr>
              <w:noProof/>
            </w:rPr>
            <w:fldChar w:fldCharType="end"/>
          </w:r>
        </w:p>
        <w:p w:rsidR="00562882" w:rsidRDefault="00562882">
          <w:pPr>
            <w:pStyle w:val="TDC2"/>
            <w:tabs>
              <w:tab w:val="left" w:pos="660"/>
              <w:tab w:val="right" w:leader="dot" w:pos="9395"/>
            </w:tabs>
            <w:rPr>
              <w:rFonts w:asciiTheme="minorHAnsi" w:eastAsiaTheme="minorEastAsia" w:hAnsiTheme="minorHAnsi"/>
              <w:noProof/>
              <w:sz w:val="22"/>
              <w:lang w:eastAsia="es-CL"/>
            </w:rPr>
          </w:pPr>
          <w:r>
            <w:rPr>
              <w:noProof/>
            </w:rPr>
            <w:t>2.</w:t>
          </w:r>
          <w:r>
            <w:rPr>
              <w:rFonts w:asciiTheme="minorHAnsi" w:eastAsiaTheme="minorEastAsia" w:hAnsiTheme="minorHAnsi"/>
              <w:noProof/>
              <w:sz w:val="22"/>
              <w:lang w:eastAsia="es-CL"/>
            </w:rPr>
            <w:tab/>
          </w:r>
          <w:r>
            <w:rPr>
              <w:noProof/>
            </w:rPr>
            <w:t>Descripción de la organización.</w:t>
          </w:r>
          <w:r>
            <w:rPr>
              <w:noProof/>
            </w:rPr>
            <w:tab/>
          </w:r>
          <w:r w:rsidR="00CE1446">
            <w:rPr>
              <w:noProof/>
            </w:rPr>
            <w:fldChar w:fldCharType="begin"/>
          </w:r>
          <w:r>
            <w:rPr>
              <w:noProof/>
            </w:rPr>
            <w:instrText xml:space="preserve"> PAGEREF _Toc246253185 \h </w:instrText>
          </w:r>
          <w:r w:rsidR="00CE1446">
            <w:rPr>
              <w:noProof/>
            </w:rPr>
          </w:r>
          <w:r w:rsidR="00CE1446">
            <w:rPr>
              <w:noProof/>
            </w:rPr>
            <w:fldChar w:fldCharType="separate"/>
          </w:r>
          <w:r>
            <w:rPr>
              <w:noProof/>
            </w:rPr>
            <w:t>6</w:t>
          </w:r>
          <w:r w:rsidR="00CE1446">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2.1.</w:t>
          </w:r>
          <w:r>
            <w:rPr>
              <w:rFonts w:asciiTheme="minorHAnsi" w:eastAsiaTheme="minorEastAsia" w:hAnsiTheme="minorHAnsi"/>
              <w:noProof/>
              <w:sz w:val="22"/>
              <w:lang w:eastAsia="es-CL"/>
            </w:rPr>
            <w:tab/>
          </w:r>
          <w:r>
            <w:rPr>
              <w:noProof/>
            </w:rPr>
            <w:t>Funciones de la empresa.</w:t>
          </w:r>
          <w:r>
            <w:rPr>
              <w:noProof/>
            </w:rPr>
            <w:tab/>
          </w:r>
          <w:r w:rsidR="00CE1446">
            <w:rPr>
              <w:noProof/>
            </w:rPr>
            <w:fldChar w:fldCharType="begin"/>
          </w:r>
          <w:r>
            <w:rPr>
              <w:noProof/>
            </w:rPr>
            <w:instrText xml:space="preserve"> PAGEREF _Toc246253186 \h </w:instrText>
          </w:r>
          <w:r w:rsidR="00CE1446">
            <w:rPr>
              <w:noProof/>
            </w:rPr>
          </w:r>
          <w:r w:rsidR="00CE1446">
            <w:rPr>
              <w:noProof/>
            </w:rPr>
            <w:fldChar w:fldCharType="separate"/>
          </w:r>
          <w:r>
            <w:rPr>
              <w:noProof/>
            </w:rPr>
            <w:t>6</w:t>
          </w:r>
          <w:r w:rsidR="00CE1446">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2.2.</w:t>
          </w:r>
          <w:r>
            <w:rPr>
              <w:rFonts w:asciiTheme="minorHAnsi" w:eastAsiaTheme="minorEastAsia" w:hAnsiTheme="minorHAnsi"/>
              <w:noProof/>
              <w:sz w:val="22"/>
              <w:lang w:eastAsia="es-CL"/>
            </w:rPr>
            <w:tab/>
          </w:r>
          <w:r>
            <w:rPr>
              <w:noProof/>
            </w:rPr>
            <w:t>Estructura Organizacional.</w:t>
          </w:r>
          <w:r>
            <w:rPr>
              <w:noProof/>
            </w:rPr>
            <w:tab/>
          </w:r>
          <w:r w:rsidR="00CE1446">
            <w:rPr>
              <w:noProof/>
            </w:rPr>
            <w:fldChar w:fldCharType="begin"/>
          </w:r>
          <w:r>
            <w:rPr>
              <w:noProof/>
            </w:rPr>
            <w:instrText xml:space="preserve"> PAGEREF _Toc246253187 \h </w:instrText>
          </w:r>
          <w:r w:rsidR="00CE1446">
            <w:rPr>
              <w:noProof/>
            </w:rPr>
          </w:r>
          <w:r w:rsidR="00CE1446">
            <w:rPr>
              <w:noProof/>
            </w:rPr>
            <w:fldChar w:fldCharType="separate"/>
          </w:r>
          <w:r>
            <w:rPr>
              <w:noProof/>
            </w:rPr>
            <w:t>6</w:t>
          </w:r>
          <w:r w:rsidR="00CE1446">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2.3.</w:t>
          </w:r>
          <w:r>
            <w:rPr>
              <w:rFonts w:asciiTheme="minorHAnsi" w:eastAsiaTheme="minorEastAsia" w:hAnsiTheme="minorHAnsi"/>
              <w:noProof/>
              <w:sz w:val="22"/>
              <w:lang w:eastAsia="es-CL"/>
            </w:rPr>
            <w:tab/>
          </w:r>
          <w:r>
            <w:rPr>
              <w:noProof/>
            </w:rPr>
            <w:t>Metodología de trabajo.</w:t>
          </w:r>
          <w:r>
            <w:rPr>
              <w:noProof/>
            </w:rPr>
            <w:tab/>
          </w:r>
          <w:r w:rsidR="00CE1446">
            <w:rPr>
              <w:noProof/>
            </w:rPr>
            <w:fldChar w:fldCharType="begin"/>
          </w:r>
          <w:r>
            <w:rPr>
              <w:noProof/>
            </w:rPr>
            <w:instrText xml:space="preserve"> PAGEREF _Toc246253188 \h </w:instrText>
          </w:r>
          <w:r w:rsidR="00CE1446">
            <w:rPr>
              <w:noProof/>
            </w:rPr>
          </w:r>
          <w:r w:rsidR="00CE1446">
            <w:rPr>
              <w:noProof/>
            </w:rPr>
            <w:fldChar w:fldCharType="separate"/>
          </w:r>
          <w:r>
            <w:rPr>
              <w:noProof/>
            </w:rPr>
            <w:t>7</w:t>
          </w:r>
          <w:r w:rsidR="00CE1446">
            <w:rPr>
              <w:noProof/>
            </w:rPr>
            <w:fldChar w:fldCharType="end"/>
          </w:r>
        </w:p>
        <w:p w:rsidR="00562882" w:rsidRDefault="00562882">
          <w:pPr>
            <w:pStyle w:val="TDC2"/>
            <w:tabs>
              <w:tab w:val="left" w:pos="660"/>
              <w:tab w:val="right" w:leader="dot" w:pos="9395"/>
            </w:tabs>
            <w:rPr>
              <w:rFonts w:asciiTheme="minorHAnsi" w:eastAsiaTheme="minorEastAsia" w:hAnsiTheme="minorHAnsi"/>
              <w:noProof/>
              <w:sz w:val="22"/>
              <w:lang w:eastAsia="es-CL"/>
            </w:rPr>
          </w:pPr>
          <w:r>
            <w:rPr>
              <w:noProof/>
            </w:rPr>
            <w:t>3.</w:t>
          </w:r>
          <w:r>
            <w:rPr>
              <w:rFonts w:asciiTheme="minorHAnsi" w:eastAsiaTheme="minorEastAsia" w:hAnsiTheme="minorHAnsi"/>
              <w:noProof/>
              <w:sz w:val="22"/>
              <w:lang w:eastAsia="es-CL"/>
            </w:rPr>
            <w:tab/>
          </w:r>
          <w:r>
            <w:rPr>
              <w:noProof/>
            </w:rPr>
            <w:t>Descripción del problema.</w:t>
          </w:r>
          <w:r>
            <w:rPr>
              <w:noProof/>
            </w:rPr>
            <w:tab/>
          </w:r>
          <w:r w:rsidR="00CE1446">
            <w:rPr>
              <w:noProof/>
            </w:rPr>
            <w:fldChar w:fldCharType="begin"/>
          </w:r>
          <w:r>
            <w:rPr>
              <w:noProof/>
            </w:rPr>
            <w:instrText xml:space="preserve"> PAGEREF _Toc246253189 \h </w:instrText>
          </w:r>
          <w:r w:rsidR="00CE1446">
            <w:rPr>
              <w:noProof/>
            </w:rPr>
          </w:r>
          <w:r w:rsidR="00CE1446">
            <w:rPr>
              <w:noProof/>
            </w:rPr>
            <w:fldChar w:fldCharType="separate"/>
          </w:r>
          <w:r>
            <w:rPr>
              <w:noProof/>
            </w:rPr>
            <w:t>9</w:t>
          </w:r>
          <w:r w:rsidR="00CE1446">
            <w:rPr>
              <w:noProof/>
            </w:rPr>
            <w:fldChar w:fldCharType="end"/>
          </w:r>
        </w:p>
        <w:p w:rsidR="00562882" w:rsidRDefault="00562882">
          <w:pPr>
            <w:pStyle w:val="TDC2"/>
            <w:tabs>
              <w:tab w:val="left" w:pos="660"/>
              <w:tab w:val="right" w:leader="dot" w:pos="9395"/>
            </w:tabs>
            <w:rPr>
              <w:rFonts w:asciiTheme="minorHAnsi" w:eastAsiaTheme="minorEastAsia" w:hAnsiTheme="minorHAnsi"/>
              <w:noProof/>
              <w:sz w:val="22"/>
              <w:lang w:eastAsia="es-CL"/>
            </w:rPr>
          </w:pPr>
          <w:r>
            <w:rPr>
              <w:noProof/>
            </w:rPr>
            <w:t>4.</w:t>
          </w:r>
          <w:r>
            <w:rPr>
              <w:rFonts w:asciiTheme="minorHAnsi" w:eastAsiaTheme="minorEastAsia" w:hAnsiTheme="minorHAnsi"/>
              <w:noProof/>
              <w:sz w:val="22"/>
              <w:lang w:eastAsia="es-CL"/>
            </w:rPr>
            <w:tab/>
          </w:r>
          <w:r>
            <w:rPr>
              <w:noProof/>
            </w:rPr>
            <w:t>Formulación y delimitación del proyecto.</w:t>
          </w:r>
          <w:r>
            <w:rPr>
              <w:noProof/>
            </w:rPr>
            <w:tab/>
          </w:r>
          <w:r w:rsidR="00CE1446">
            <w:rPr>
              <w:noProof/>
            </w:rPr>
            <w:fldChar w:fldCharType="begin"/>
          </w:r>
          <w:r>
            <w:rPr>
              <w:noProof/>
            </w:rPr>
            <w:instrText xml:space="preserve"> PAGEREF _Toc246253190 \h </w:instrText>
          </w:r>
          <w:r w:rsidR="00CE1446">
            <w:rPr>
              <w:noProof/>
            </w:rPr>
          </w:r>
          <w:r w:rsidR="00CE1446">
            <w:rPr>
              <w:noProof/>
            </w:rPr>
            <w:fldChar w:fldCharType="separate"/>
          </w:r>
          <w:r>
            <w:rPr>
              <w:noProof/>
            </w:rPr>
            <w:t>10</w:t>
          </w:r>
          <w:r w:rsidR="00CE1446">
            <w:rPr>
              <w:noProof/>
            </w:rPr>
            <w:fldChar w:fldCharType="end"/>
          </w:r>
        </w:p>
        <w:p w:rsidR="00562882" w:rsidRDefault="00562882">
          <w:pPr>
            <w:pStyle w:val="TDC1"/>
            <w:rPr>
              <w:rFonts w:asciiTheme="minorHAnsi" w:eastAsiaTheme="minorEastAsia" w:hAnsiTheme="minorHAnsi"/>
              <w:noProof/>
              <w:sz w:val="22"/>
              <w:lang w:eastAsia="es-CL"/>
            </w:rPr>
          </w:pPr>
          <w:r>
            <w:rPr>
              <w:noProof/>
            </w:rPr>
            <w:t>Capítulo II: Marco Teórico.</w:t>
          </w:r>
          <w:r>
            <w:rPr>
              <w:noProof/>
            </w:rPr>
            <w:tab/>
          </w:r>
          <w:r w:rsidR="00CE1446">
            <w:rPr>
              <w:noProof/>
            </w:rPr>
            <w:fldChar w:fldCharType="begin"/>
          </w:r>
          <w:r>
            <w:rPr>
              <w:noProof/>
            </w:rPr>
            <w:instrText xml:space="preserve"> PAGEREF _Toc246253191 \h </w:instrText>
          </w:r>
          <w:r w:rsidR="00CE1446">
            <w:rPr>
              <w:noProof/>
            </w:rPr>
          </w:r>
          <w:r w:rsidR="00CE1446">
            <w:rPr>
              <w:noProof/>
            </w:rPr>
            <w:fldChar w:fldCharType="separate"/>
          </w:r>
          <w:r>
            <w:rPr>
              <w:noProof/>
            </w:rPr>
            <w:t>11</w:t>
          </w:r>
          <w:r w:rsidR="00CE1446">
            <w:rPr>
              <w:noProof/>
            </w:rPr>
            <w:fldChar w:fldCharType="end"/>
          </w:r>
        </w:p>
        <w:p w:rsidR="00562882" w:rsidRDefault="00562882">
          <w:pPr>
            <w:pStyle w:val="TDC2"/>
            <w:tabs>
              <w:tab w:val="left" w:pos="660"/>
              <w:tab w:val="right" w:leader="dot" w:pos="9395"/>
            </w:tabs>
            <w:rPr>
              <w:rFonts w:asciiTheme="minorHAnsi" w:eastAsiaTheme="minorEastAsia" w:hAnsiTheme="minorHAnsi"/>
              <w:noProof/>
              <w:sz w:val="22"/>
              <w:lang w:eastAsia="es-CL"/>
            </w:rPr>
          </w:pPr>
          <w:r>
            <w:rPr>
              <w:noProof/>
            </w:rPr>
            <w:t>5.</w:t>
          </w:r>
          <w:r>
            <w:rPr>
              <w:rFonts w:asciiTheme="minorHAnsi" w:eastAsiaTheme="minorEastAsia" w:hAnsiTheme="minorHAnsi"/>
              <w:noProof/>
              <w:sz w:val="22"/>
              <w:lang w:eastAsia="es-CL"/>
            </w:rPr>
            <w:tab/>
          </w:r>
          <w:r>
            <w:rPr>
              <w:noProof/>
            </w:rPr>
            <w:t>Conceptos básicos de un servicio técnico electrónico.</w:t>
          </w:r>
          <w:r>
            <w:rPr>
              <w:noProof/>
            </w:rPr>
            <w:tab/>
          </w:r>
          <w:r w:rsidR="00CE1446">
            <w:rPr>
              <w:noProof/>
            </w:rPr>
            <w:fldChar w:fldCharType="begin"/>
          </w:r>
          <w:r>
            <w:rPr>
              <w:noProof/>
            </w:rPr>
            <w:instrText xml:space="preserve"> PAGEREF _Toc246253192 \h </w:instrText>
          </w:r>
          <w:r w:rsidR="00CE1446">
            <w:rPr>
              <w:noProof/>
            </w:rPr>
          </w:r>
          <w:r w:rsidR="00CE1446">
            <w:rPr>
              <w:noProof/>
            </w:rPr>
            <w:fldChar w:fldCharType="separate"/>
          </w:r>
          <w:r>
            <w:rPr>
              <w:noProof/>
            </w:rPr>
            <w:t>11</w:t>
          </w:r>
          <w:r w:rsidR="00CE1446">
            <w:rPr>
              <w:noProof/>
            </w:rPr>
            <w:fldChar w:fldCharType="end"/>
          </w:r>
        </w:p>
        <w:p w:rsidR="00562882" w:rsidRDefault="00562882">
          <w:pPr>
            <w:pStyle w:val="TDC2"/>
            <w:tabs>
              <w:tab w:val="left" w:pos="660"/>
              <w:tab w:val="right" w:leader="dot" w:pos="9395"/>
            </w:tabs>
            <w:rPr>
              <w:rFonts w:asciiTheme="minorHAnsi" w:eastAsiaTheme="minorEastAsia" w:hAnsiTheme="minorHAnsi"/>
              <w:noProof/>
              <w:sz w:val="22"/>
              <w:lang w:eastAsia="es-CL"/>
            </w:rPr>
          </w:pPr>
          <w:r>
            <w:rPr>
              <w:noProof/>
            </w:rPr>
            <w:t>6.</w:t>
          </w:r>
          <w:r>
            <w:rPr>
              <w:rFonts w:asciiTheme="minorHAnsi" w:eastAsiaTheme="minorEastAsia" w:hAnsiTheme="minorHAnsi"/>
              <w:noProof/>
              <w:sz w:val="22"/>
              <w:lang w:eastAsia="es-CL"/>
            </w:rPr>
            <w:tab/>
          </w:r>
          <w:r>
            <w:rPr>
              <w:noProof/>
            </w:rPr>
            <w:t>Metodología de desarrollo.</w:t>
          </w:r>
          <w:r>
            <w:rPr>
              <w:noProof/>
            </w:rPr>
            <w:tab/>
          </w:r>
          <w:r w:rsidR="00CE1446">
            <w:rPr>
              <w:noProof/>
            </w:rPr>
            <w:fldChar w:fldCharType="begin"/>
          </w:r>
          <w:r>
            <w:rPr>
              <w:noProof/>
            </w:rPr>
            <w:instrText xml:space="preserve"> PAGEREF _Toc246253193 \h </w:instrText>
          </w:r>
          <w:r w:rsidR="00CE1446">
            <w:rPr>
              <w:noProof/>
            </w:rPr>
          </w:r>
          <w:r w:rsidR="00CE1446">
            <w:rPr>
              <w:noProof/>
            </w:rPr>
            <w:fldChar w:fldCharType="separate"/>
          </w:r>
          <w:r>
            <w:rPr>
              <w:noProof/>
            </w:rPr>
            <w:t>14</w:t>
          </w:r>
          <w:r w:rsidR="00CE1446">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6.1.</w:t>
          </w:r>
          <w:r>
            <w:rPr>
              <w:rFonts w:asciiTheme="minorHAnsi" w:eastAsiaTheme="minorEastAsia" w:hAnsiTheme="minorHAnsi"/>
              <w:noProof/>
              <w:sz w:val="22"/>
              <w:lang w:eastAsia="es-CL"/>
            </w:rPr>
            <w:tab/>
          </w:r>
          <w:r>
            <w:rPr>
              <w:noProof/>
            </w:rPr>
            <w:t>Modelo cascada</w:t>
          </w:r>
          <w:r>
            <w:rPr>
              <w:noProof/>
            </w:rPr>
            <w:tab/>
          </w:r>
          <w:r w:rsidR="00CE1446">
            <w:rPr>
              <w:noProof/>
            </w:rPr>
            <w:fldChar w:fldCharType="begin"/>
          </w:r>
          <w:r>
            <w:rPr>
              <w:noProof/>
            </w:rPr>
            <w:instrText xml:space="preserve"> PAGEREF _Toc246253194 \h </w:instrText>
          </w:r>
          <w:r w:rsidR="00CE1446">
            <w:rPr>
              <w:noProof/>
            </w:rPr>
          </w:r>
          <w:r w:rsidR="00CE1446">
            <w:rPr>
              <w:noProof/>
            </w:rPr>
            <w:fldChar w:fldCharType="separate"/>
          </w:r>
          <w:r>
            <w:rPr>
              <w:noProof/>
            </w:rPr>
            <w:t>14</w:t>
          </w:r>
          <w:r w:rsidR="00CE1446">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6.2.</w:t>
          </w:r>
          <w:r>
            <w:rPr>
              <w:rFonts w:asciiTheme="minorHAnsi" w:eastAsiaTheme="minorEastAsia" w:hAnsiTheme="minorHAnsi"/>
              <w:noProof/>
              <w:sz w:val="22"/>
              <w:lang w:eastAsia="es-CL"/>
            </w:rPr>
            <w:tab/>
          </w:r>
          <w:r>
            <w:rPr>
              <w:noProof/>
            </w:rPr>
            <w:t>Tecnologías de desarrollo.</w:t>
          </w:r>
          <w:r>
            <w:rPr>
              <w:noProof/>
            </w:rPr>
            <w:tab/>
          </w:r>
          <w:r w:rsidR="00CE1446">
            <w:rPr>
              <w:noProof/>
            </w:rPr>
            <w:fldChar w:fldCharType="begin"/>
          </w:r>
          <w:r>
            <w:rPr>
              <w:noProof/>
            </w:rPr>
            <w:instrText xml:space="preserve"> PAGEREF _Toc246253195 \h </w:instrText>
          </w:r>
          <w:r w:rsidR="00CE1446">
            <w:rPr>
              <w:noProof/>
            </w:rPr>
          </w:r>
          <w:r w:rsidR="00CE1446">
            <w:rPr>
              <w:noProof/>
            </w:rPr>
            <w:fldChar w:fldCharType="separate"/>
          </w:r>
          <w:r>
            <w:rPr>
              <w:noProof/>
            </w:rPr>
            <w:t>15</w:t>
          </w:r>
          <w:r w:rsidR="00CE1446">
            <w:rPr>
              <w:noProof/>
            </w:rPr>
            <w:fldChar w:fldCharType="end"/>
          </w:r>
        </w:p>
        <w:p w:rsidR="00562882" w:rsidRDefault="00562882">
          <w:pPr>
            <w:pStyle w:val="TDC1"/>
            <w:rPr>
              <w:rFonts w:asciiTheme="minorHAnsi" w:eastAsiaTheme="minorEastAsia" w:hAnsiTheme="minorHAnsi"/>
              <w:noProof/>
              <w:sz w:val="22"/>
              <w:lang w:eastAsia="es-CL"/>
            </w:rPr>
          </w:pPr>
          <w:r>
            <w:rPr>
              <w:noProof/>
            </w:rPr>
            <w:t>Capítulo III: Desarrollo del tema.</w:t>
          </w:r>
          <w:r>
            <w:rPr>
              <w:noProof/>
            </w:rPr>
            <w:tab/>
          </w:r>
          <w:r w:rsidR="00CE1446">
            <w:rPr>
              <w:noProof/>
            </w:rPr>
            <w:fldChar w:fldCharType="begin"/>
          </w:r>
          <w:r>
            <w:rPr>
              <w:noProof/>
            </w:rPr>
            <w:instrText xml:space="preserve"> PAGEREF _Toc246253196 \h </w:instrText>
          </w:r>
          <w:r w:rsidR="00CE1446">
            <w:rPr>
              <w:noProof/>
            </w:rPr>
          </w:r>
          <w:r w:rsidR="00CE1446">
            <w:rPr>
              <w:noProof/>
            </w:rPr>
            <w:fldChar w:fldCharType="separate"/>
          </w:r>
          <w:r>
            <w:rPr>
              <w:noProof/>
            </w:rPr>
            <w:t>17</w:t>
          </w:r>
          <w:r w:rsidR="00CE1446">
            <w:rPr>
              <w:noProof/>
            </w:rPr>
            <w:fldChar w:fldCharType="end"/>
          </w:r>
        </w:p>
        <w:p w:rsidR="00562882" w:rsidRDefault="00562882">
          <w:pPr>
            <w:pStyle w:val="TDC2"/>
            <w:tabs>
              <w:tab w:val="left" w:pos="660"/>
              <w:tab w:val="right" w:leader="dot" w:pos="9395"/>
            </w:tabs>
            <w:rPr>
              <w:rFonts w:asciiTheme="minorHAnsi" w:eastAsiaTheme="minorEastAsia" w:hAnsiTheme="minorHAnsi"/>
              <w:noProof/>
              <w:sz w:val="22"/>
              <w:lang w:eastAsia="es-CL"/>
            </w:rPr>
          </w:pPr>
          <w:r>
            <w:rPr>
              <w:noProof/>
            </w:rPr>
            <w:t>7.</w:t>
          </w:r>
          <w:r>
            <w:rPr>
              <w:rFonts w:asciiTheme="minorHAnsi" w:eastAsiaTheme="minorEastAsia" w:hAnsiTheme="minorHAnsi"/>
              <w:noProof/>
              <w:sz w:val="22"/>
              <w:lang w:eastAsia="es-CL"/>
            </w:rPr>
            <w:tab/>
          </w:r>
          <w:r>
            <w:rPr>
              <w:noProof/>
            </w:rPr>
            <w:t>Objetivos.</w:t>
          </w:r>
          <w:r>
            <w:rPr>
              <w:noProof/>
            </w:rPr>
            <w:tab/>
          </w:r>
          <w:r w:rsidR="00CE1446">
            <w:rPr>
              <w:noProof/>
            </w:rPr>
            <w:fldChar w:fldCharType="begin"/>
          </w:r>
          <w:r>
            <w:rPr>
              <w:noProof/>
            </w:rPr>
            <w:instrText xml:space="preserve"> PAGEREF _Toc246253197 \h </w:instrText>
          </w:r>
          <w:r w:rsidR="00CE1446">
            <w:rPr>
              <w:noProof/>
            </w:rPr>
          </w:r>
          <w:r w:rsidR="00CE1446">
            <w:rPr>
              <w:noProof/>
            </w:rPr>
            <w:fldChar w:fldCharType="separate"/>
          </w:r>
          <w:r>
            <w:rPr>
              <w:noProof/>
            </w:rPr>
            <w:t>17</w:t>
          </w:r>
          <w:r w:rsidR="00CE1446">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7.1.</w:t>
          </w:r>
          <w:r>
            <w:rPr>
              <w:rFonts w:asciiTheme="minorHAnsi" w:eastAsiaTheme="minorEastAsia" w:hAnsiTheme="minorHAnsi"/>
              <w:noProof/>
              <w:sz w:val="22"/>
              <w:lang w:eastAsia="es-CL"/>
            </w:rPr>
            <w:tab/>
          </w:r>
          <w:r>
            <w:rPr>
              <w:noProof/>
            </w:rPr>
            <w:t>Objetivos Generales.</w:t>
          </w:r>
          <w:r>
            <w:rPr>
              <w:noProof/>
            </w:rPr>
            <w:tab/>
          </w:r>
          <w:r w:rsidR="00CE1446">
            <w:rPr>
              <w:noProof/>
            </w:rPr>
            <w:fldChar w:fldCharType="begin"/>
          </w:r>
          <w:r>
            <w:rPr>
              <w:noProof/>
            </w:rPr>
            <w:instrText xml:space="preserve"> PAGEREF _Toc246253198 \h </w:instrText>
          </w:r>
          <w:r w:rsidR="00CE1446">
            <w:rPr>
              <w:noProof/>
            </w:rPr>
          </w:r>
          <w:r w:rsidR="00CE1446">
            <w:rPr>
              <w:noProof/>
            </w:rPr>
            <w:fldChar w:fldCharType="separate"/>
          </w:r>
          <w:r>
            <w:rPr>
              <w:noProof/>
            </w:rPr>
            <w:t>17</w:t>
          </w:r>
          <w:r w:rsidR="00CE1446">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7.2.</w:t>
          </w:r>
          <w:r>
            <w:rPr>
              <w:rFonts w:asciiTheme="minorHAnsi" w:eastAsiaTheme="minorEastAsia" w:hAnsiTheme="minorHAnsi"/>
              <w:noProof/>
              <w:sz w:val="22"/>
              <w:lang w:eastAsia="es-CL"/>
            </w:rPr>
            <w:tab/>
          </w:r>
          <w:r>
            <w:rPr>
              <w:noProof/>
            </w:rPr>
            <w:t>Objetivos Específicos.</w:t>
          </w:r>
          <w:r>
            <w:rPr>
              <w:noProof/>
            </w:rPr>
            <w:tab/>
          </w:r>
          <w:r w:rsidR="00CE1446">
            <w:rPr>
              <w:noProof/>
            </w:rPr>
            <w:fldChar w:fldCharType="begin"/>
          </w:r>
          <w:r>
            <w:rPr>
              <w:noProof/>
            </w:rPr>
            <w:instrText xml:space="preserve"> PAGEREF _Toc246253199 \h </w:instrText>
          </w:r>
          <w:r w:rsidR="00CE1446">
            <w:rPr>
              <w:noProof/>
            </w:rPr>
          </w:r>
          <w:r w:rsidR="00CE1446">
            <w:rPr>
              <w:noProof/>
            </w:rPr>
            <w:fldChar w:fldCharType="separate"/>
          </w:r>
          <w:r>
            <w:rPr>
              <w:noProof/>
            </w:rPr>
            <w:t>17</w:t>
          </w:r>
          <w:r w:rsidR="00CE1446">
            <w:rPr>
              <w:noProof/>
            </w:rPr>
            <w:fldChar w:fldCharType="end"/>
          </w:r>
        </w:p>
        <w:p w:rsidR="00562882" w:rsidRDefault="00562882">
          <w:pPr>
            <w:pStyle w:val="TDC2"/>
            <w:tabs>
              <w:tab w:val="left" w:pos="660"/>
              <w:tab w:val="right" w:leader="dot" w:pos="9395"/>
            </w:tabs>
            <w:rPr>
              <w:rFonts w:asciiTheme="minorHAnsi" w:eastAsiaTheme="minorEastAsia" w:hAnsiTheme="minorHAnsi"/>
              <w:noProof/>
              <w:sz w:val="22"/>
              <w:lang w:eastAsia="es-CL"/>
            </w:rPr>
          </w:pPr>
          <w:r>
            <w:rPr>
              <w:noProof/>
            </w:rPr>
            <w:t>8.</w:t>
          </w:r>
          <w:r>
            <w:rPr>
              <w:rFonts w:asciiTheme="minorHAnsi" w:eastAsiaTheme="minorEastAsia" w:hAnsiTheme="minorHAnsi"/>
              <w:noProof/>
              <w:sz w:val="22"/>
              <w:lang w:eastAsia="es-CL"/>
            </w:rPr>
            <w:tab/>
          </w:r>
          <w:r>
            <w:rPr>
              <w:noProof/>
            </w:rPr>
            <w:t>Propuesta Solución.</w:t>
          </w:r>
          <w:r>
            <w:rPr>
              <w:noProof/>
            </w:rPr>
            <w:tab/>
          </w:r>
          <w:r w:rsidR="00CE1446">
            <w:rPr>
              <w:noProof/>
            </w:rPr>
            <w:fldChar w:fldCharType="begin"/>
          </w:r>
          <w:r>
            <w:rPr>
              <w:noProof/>
            </w:rPr>
            <w:instrText xml:space="preserve"> PAGEREF _Toc246253200 \h </w:instrText>
          </w:r>
          <w:r w:rsidR="00CE1446">
            <w:rPr>
              <w:noProof/>
            </w:rPr>
          </w:r>
          <w:r w:rsidR="00CE1446">
            <w:rPr>
              <w:noProof/>
            </w:rPr>
            <w:fldChar w:fldCharType="separate"/>
          </w:r>
          <w:r>
            <w:rPr>
              <w:noProof/>
            </w:rPr>
            <w:t>18</w:t>
          </w:r>
          <w:r w:rsidR="00CE1446">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8.1.</w:t>
          </w:r>
          <w:r>
            <w:rPr>
              <w:rFonts w:asciiTheme="minorHAnsi" w:eastAsiaTheme="minorEastAsia" w:hAnsiTheme="minorHAnsi"/>
              <w:noProof/>
              <w:sz w:val="22"/>
              <w:lang w:eastAsia="es-CL"/>
            </w:rPr>
            <w:tab/>
          </w:r>
          <w:r>
            <w:rPr>
              <w:noProof/>
            </w:rPr>
            <w:t>Alternativas.</w:t>
          </w:r>
          <w:r>
            <w:rPr>
              <w:noProof/>
            </w:rPr>
            <w:tab/>
          </w:r>
          <w:r w:rsidR="00CE1446">
            <w:rPr>
              <w:noProof/>
            </w:rPr>
            <w:fldChar w:fldCharType="begin"/>
          </w:r>
          <w:r>
            <w:rPr>
              <w:noProof/>
            </w:rPr>
            <w:instrText xml:space="preserve"> PAGEREF _Toc246253201 \h </w:instrText>
          </w:r>
          <w:r w:rsidR="00CE1446">
            <w:rPr>
              <w:noProof/>
            </w:rPr>
          </w:r>
          <w:r w:rsidR="00CE1446">
            <w:rPr>
              <w:noProof/>
            </w:rPr>
            <w:fldChar w:fldCharType="separate"/>
          </w:r>
          <w:r>
            <w:rPr>
              <w:noProof/>
            </w:rPr>
            <w:t>18</w:t>
          </w:r>
          <w:r w:rsidR="00CE1446">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8.1.1.</w:t>
          </w:r>
          <w:r>
            <w:rPr>
              <w:rFonts w:asciiTheme="minorHAnsi" w:eastAsiaTheme="minorEastAsia" w:hAnsiTheme="minorHAnsi"/>
              <w:noProof/>
              <w:sz w:val="22"/>
              <w:lang w:eastAsia="es-CL"/>
            </w:rPr>
            <w:tab/>
          </w:r>
          <w:r>
            <w:rPr>
              <w:noProof/>
            </w:rPr>
            <w:t>Sistemas ERP.</w:t>
          </w:r>
          <w:r>
            <w:rPr>
              <w:noProof/>
            </w:rPr>
            <w:tab/>
          </w:r>
          <w:r w:rsidR="00CE1446">
            <w:rPr>
              <w:noProof/>
            </w:rPr>
            <w:fldChar w:fldCharType="begin"/>
          </w:r>
          <w:r>
            <w:rPr>
              <w:noProof/>
            </w:rPr>
            <w:instrText xml:space="preserve"> PAGEREF _Toc246253202 \h </w:instrText>
          </w:r>
          <w:r w:rsidR="00CE1446">
            <w:rPr>
              <w:noProof/>
            </w:rPr>
          </w:r>
          <w:r w:rsidR="00CE1446">
            <w:rPr>
              <w:noProof/>
            </w:rPr>
            <w:fldChar w:fldCharType="separate"/>
          </w:r>
          <w:r>
            <w:rPr>
              <w:noProof/>
            </w:rPr>
            <w:t>18</w:t>
          </w:r>
          <w:r w:rsidR="00CE1446">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8.1.2.</w:t>
          </w:r>
          <w:r>
            <w:rPr>
              <w:rFonts w:asciiTheme="minorHAnsi" w:eastAsiaTheme="minorEastAsia" w:hAnsiTheme="minorHAnsi"/>
              <w:noProof/>
              <w:sz w:val="22"/>
              <w:lang w:eastAsia="es-CL"/>
            </w:rPr>
            <w:tab/>
          </w:r>
          <w:r>
            <w:rPr>
              <w:noProof/>
            </w:rPr>
            <w:t>Sistema desarrollado a la medida para cliente.</w:t>
          </w:r>
          <w:r>
            <w:rPr>
              <w:noProof/>
            </w:rPr>
            <w:tab/>
          </w:r>
          <w:r w:rsidR="00CE1446">
            <w:rPr>
              <w:noProof/>
            </w:rPr>
            <w:fldChar w:fldCharType="begin"/>
          </w:r>
          <w:r>
            <w:rPr>
              <w:noProof/>
            </w:rPr>
            <w:instrText xml:space="preserve"> PAGEREF _Toc246253203 \h </w:instrText>
          </w:r>
          <w:r w:rsidR="00CE1446">
            <w:rPr>
              <w:noProof/>
            </w:rPr>
          </w:r>
          <w:r w:rsidR="00CE1446">
            <w:rPr>
              <w:noProof/>
            </w:rPr>
            <w:fldChar w:fldCharType="separate"/>
          </w:r>
          <w:r>
            <w:rPr>
              <w:noProof/>
            </w:rPr>
            <w:t>18</w:t>
          </w:r>
          <w:r w:rsidR="00CE1446">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8.1.3.</w:t>
          </w:r>
          <w:r>
            <w:rPr>
              <w:rFonts w:asciiTheme="minorHAnsi" w:eastAsiaTheme="minorEastAsia" w:hAnsiTheme="minorHAnsi"/>
              <w:noProof/>
              <w:sz w:val="22"/>
              <w:lang w:eastAsia="es-CL"/>
            </w:rPr>
            <w:tab/>
          </w:r>
          <w:r>
            <w:rPr>
              <w:noProof/>
            </w:rPr>
            <w:t>Sistema desarrollado para rubro de empresa.</w:t>
          </w:r>
          <w:r>
            <w:rPr>
              <w:noProof/>
            </w:rPr>
            <w:tab/>
          </w:r>
          <w:r w:rsidR="00CE1446">
            <w:rPr>
              <w:noProof/>
            </w:rPr>
            <w:fldChar w:fldCharType="begin"/>
          </w:r>
          <w:r>
            <w:rPr>
              <w:noProof/>
            </w:rPr>
            <w:instrText xml:space="preserve"> PAGEREF _Toc246253204 \h </w:instrText>
          </w:r>
          <w:r w:rsidR="00CE1446">
            <w:rPr>
              <w:noProof/>
            </w:rPr>
          </w:r>
          <w:r w:rsidR="00CE1446">
            <w:rPr>
              <w:noProof/>
            </w:rPr>
            <w:fldChar w:fldCharType="separate"/>
          </w:r>
          <w:r>
            <w:rPr>
              <w:noProof/>
            </w:rPr>
            <w:t>18</w:t>
          </w:r>
          <w:r w:rsidR="00CE1446">
            <w:rPr>
              <w:noProof/>
            </w:rPr>
            <w:fldChar w:fldCharType="end"/>
          </w:r>
        </w:p>
        <w:p w:rsidR="00562882" w:rsidRDefault="00562882">
          <w:pPr>
            <w:pStyle w:val="TDC2"/>
            <w:tabs>
              <w:tab w:val="left" w:pos="660"/>
              <w:tab w:val="right" w:leader="dot" w:pos="9395"/>
            </w:tabs>
            <w:rPr>
              <w:rFonts w:asciiTheme="minorHAnsi" w:eastAsiaTheme="minorEastAsia" w:hAnsiTheme="minorHAnsi"/>
              <w:noProof/>
              <w:sz w:val="22"/>
              <w:lang w:eastAsia="es-CL"/>
            </w:rPr>
          </w:pPr>
          <w:r>
            <w:rPr>
              <w:noProof/>
            </w:rPr>
            <w:t>9.</w:t>
          </w:r>
          <w:r>
            <w:rPr>
              <w:rFonts w:asciiTheme="minorHAnsi" w:eastAsiaTheme="minorEastAsia" w:hAnsiTheme="minorHAnsi"/>
              <w:noProof/>
              <w:sz w:val="22"/>
              <w:lang w:eastAsia="es-CL"/>
            </w:rPr>
            <w:tab/>
          </w:r>
          <w:r>
            <w:rPr>
              <w:noProof/>
            </w:rPr>
            <w:t>Evaluación.</w:t>
          </w:r>
          <w:r>
            <w:rPr>
              <w:noProof/>
            </w:rPr>
            <w:tab/>
          </w:r>
          <w:r w:rsidR="00CE1446">
            <w:rPr>
              <w:noProof/>
            </w:rPr>
            <w:fldChar w:fldCharType="begin"/>
          </w:r>
          <w:r>
            <w:rPr>
              <w:noProof/>
            </w:rPr>
            <w:instrText xml:space="preserve"> PAGEREF _Toc246253205 \h </w:instrText>
          </w:r>
          <w:r w:rsidR="00CE1446">
            <w:rPr>
              <w:noProof/>
            </w:rPr>
          </w:r>
          <w:r w:rsidR="00CE1446">
            <w:rPr>
              <w:noProof/>
            </w:rPr>
            <w:fldChar w:fldCharType="separate"/>
          </w:r>
          <w:r>
            <w:rPr>
              <w:noProof/>
            </w:rPr>
            <w:t>19</w:t>
          </w:r>
          <w:r w:rsidR="00CE1446">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10.</w:t>
          </w:r>
          <w:r>
            <w:rPr>
              <w:rFonts w:asciiTheme="minorHAnsi" w:eastAsiaTheme="minorEastAsia" w:hAnsiTheme="minorHAnsi"/>
              <w:noProof/>
              <w:sz w:val="22"/>
              <w:lang w:eastAsia="es-CL"/>
            </w:rPr>
            <w:tab/>
          </w:r>
          <w:r>
            <w:rPr>
              <w:noProof/>
            </w:rPr>
            <w:t>Solución Propuesta.</w:t>
          </w:r>
          <w:r>
            <w:rPr>
              <w:noProof/>
            </w:rPr>
            <w:tab/>
          </w:r>
          <w:r w:rsidR="00CE1446">
            <w:rPr>
              <w:noProof/>
            </w:rPr>
            <w:fldChar w:fldCharType="begin"/>
          </w:r>
          <w:r>
            <w:rPr>
              <w:noProof/>
            </w:rPr>
            <w:instrText xml:space="preserve"> PAGEREF _Toc246253206 \h </w:instrText>
          </w:r>
          <w:r w:rsidR="00CE1446">
            <w:rPr>
              <w:noProof/>
            </w:rPr>
          </w:r>
          <w:r w:rsidR="00CE1446">
            <w:rPr>
              <w:noProof/>
            </w:rPr>
            <w:fldChar w:fldCharType="separate"/>
          </w:r>
          <w:r>
            <w:rPr>
              <w:noProof/>
            </w:rPr>
            <w:t>19</w:t>
          </w:r>
          <w:r w:rsidR="00CE1446">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10.1.</w:t>
          </w:r>
          <w:r>
            <w:rPr>
              <w:rFonts w:asciiTheme="minorHAnsi" w:eastAsiaTheme="minorEastAsia" w:hAnsiTheme="minorHAnsi"/>
              <w:noProof/>
              <w:sz w:val="22"/>
              <w:lang w:eastAsia="es-CL"/>
            </w:rPr>
            <w:tab/>
          </w:r>
          <w:r>
            <w:rPr>
              <w:noProof/>
            </w:rPr>
            <w:t>Factibilidad técnica.</w:t>
          </w:r>
          <w:r>
            <w:rPr>
              <w:noProof/>
            </w:rPr>
            <w:tab/>
          </w:r>
          <w:r w:rsidR="00CE1446">
            <w:rPr>
              <w:noProof/>
            </w:rPr>
            <w:fldChar w:fldCharType="begin"/>
          </w:r>
          <w:r>
            <w:rPr>
              <w:noProof/>
            </w:rPr>
            <w:instrText xml:space="preserve"> PAGEREF _Toc246253207 \h </w:instrText>
          </w:r>
          <w:r w:rsidR="00CE1446">
            <w:rPr>
              <w:noProof/>
            </w:rPr>
          </w:r>
          <w:r w:rsidR="00CE1446">
            <w:rPr>
              <w:noProof/>
            </w:rPr>
            <w:fldChar w:fldCharType="separate"/>
          </w:r>
          <w:r>
            <w:rPr>
              <w:noProof/>
            </w:rPr>
            <w:t>20</w:t>
          </w:r>
          <w:r w:rsidR="00CE1446">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10.2.</w:t>
          </w:r>
          <w:r>
            <w:rPr>
              <w:rFonts w:asciiTheme="minorHAnsi" w:eastAsiaTheme="minorEastAsia" w:hAnsiTheme="minorHAnsi"/>
              <w:noProof/>
              <w:sz w:val="22"/>
              <w:lang w:eastAsia="es-CL"/>
            </w:rPr>
            <w:tab/>
          </w:r>
          <w:r>
            <w:rPr>
              <w:noProof/>
            </w:rPr>
            <w:t>Factibilidad económica.</w:t>
          </w:r>
          <w:r>
            <w:rPr>
              <w:noProof/>
            </w:rPr>
            <w:tab/>
          </w:r>
          <w:r w:rsidR="00CE1446">
            <w:rPr>
              <w:noProof/>
            </w:rPr>
            <w:fldChar w:fldCharType="begin"/>
          </w:r>
          <w:r>
            <w:rPr>
              <w:noProof/>
            </w:rPr>
            <w:instrText xml:space="preserve"> PAGEREF _Toc246253208 \h </w:instrText>
          </w:r>
          <w:r w:rsidR="00CE1446">
            <w:rPr>
              <w:noProof/>
            </w:rPr>
          </w:r>
          <w:r w:rsidR="00CE1446">
            <w:rPr>
              <w:noProof/>
            </w:rPr>
            <w:fldChar w:fldCharType="separate"/>
          </w:r>
          <w:r>
            <w:rPr>
              <w:noProof/>
            </w:rPr>
            <w:t>21</w:t>
          </w:r>
          <w:r w:rsidR="00CE1446">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10.3.</w:t>
          </w:r>
          <w:r>
            <w:rPr>
              <w:rFonts w:asciiTheme="minorHAnsi" w:eastAsiaTheme="minorEastAsia" w:hAnsiTheme="minorHAnsi"/>
              <w:noProof/>
              <w:sz w:val="22"/>
              <w:lang w:eastAsia="es-CL"/>
            </w:rPr>
            <w:tab/>
          </w:r>
          <w:r>
            <w:rPr>
              <w:noProof/>
            </w:rPr>
            <w:t>Factibilidad operacional.</w:t>
          </w:r>
          <w:r>
            <w:rPr>
              <w:noProof/>
            </w:rPr>
            <w:tab/>
          </w:r>
          <w:r w:rsidR="00CE1446">
            <w:rPr>
              <w:noProof/>
            </w:rPr>
            <w:fldChar w:fldCharType="begin"/>
          </w:r>
          <w:r>
            <w:rPr>
              <w:noProof/>
            </w:rPr>
            <w:instrText xml:space="preserve"> PAGEREF _Toc246253209 \h </w:instrText>
          </w:r>
          <w:r w:rsidR="00CE1446">
            <w:rPr>
              <w:noProof/>
            </w:rPr>
          </w:r>
          <w:r w:rsidR="00CE1446">
            <w:rPr>
              <w:noProof/>
            </w:rPr>
            <w:fldChar w:fldCharType="separate"/>
          </w:r>
          <w:r>
            <w:rPr>
              <w:noProof/>
            </w:rPr>
            <w:t>23</w:t>
          </w:r>
          <w:r w:rsidR="00CE1446">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lastRenderedPageBreak/>
            <w:t>11.</w:t>
          </w:r>
          <w:r>
            <w:rPr>
              <w:rFonts w:asciiTheme="minorHAnsi" w:eastAsiaTheme="minorEastAsia" w:hAnsiTheme="minorHAnsi"/>
              <w:noProof/>
              <w:sz w:val="22"/>
              <w:lang w:eastAsia="es-CL"/>
            </w:rPr>
            <w:tab/>
          </w:r>
          <w:r>
            <w:rPr>
              <w:noProof/>
            </w:rPr>
            <w:t>Requerimientos.</w:t>
          </w:r>
          <w:r>
            <w:rPr>
              <w:noProof/>
            </w:rPr>
            <w:tab/>
          </w:r>
          <w:r w:rsidR="00CE1446">
            <w:rPr>
              <w:noProof/>
            </w:rPr>
            <w:fldChar w:fldCharType="begin"/>
          </w:r>
          <w:r>
            <w:rPr>
              <w:noProof/>
            </w:rPr>
            <w:instrText xml:space="preserve"> PAGEREF _Toc246253210 \h </w:instrText>
          </w:r>
          <w:r w:rsidR="00CE1446">
            <w:rPr>
              <w:noProof/>
            </w:rPr>
          </w:r>
          <w:r w:rsidR="00CE1446">
            <w:rPr>
              <w:noProof/>
            </w:rPr>
            <w:fldChar w:fldCharType="separate"/>
          </w:r>
          <w:r>
            <w:rPr>
              <w:noProof/>
            </w:rPr>
            <w:t>24</w:t>
          </w:r>
          <w:r w:rsidR="00CE1446">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11.1.</w:t>
          </w:r>
          <w:r>
            <w:rPr>
              <w:rFonts w:asciiTheme="minorHAnsi" w:eastAsiaTheme="minorEastAsia" w:hAnsiTheme="minorHAnsi"/>
              <w:noProof/>
              <w:sz w:val="22"/>
              <w:lang w:eastAsia="es-CL"/>
            </w:rPr>
            <w:tab/>
          </w:r>
          <w:r>
            <w:rPr>
              <w:noProof/>
            </w:rPr>
            <w:t>Requerimientos no funcionales.</w:t>
          </w:r>
          <w:r>
            <w:rPr>
              <w:noProof/>
            </w:rPr>
            <w:tab/>
          </w:r>
          <w:r w:rsidR="00CE1446">
            <w:rPr>
              <w:noProof/>
            </w:rPr>
            <w:fldChar w:fldCharType="begin"/>
          </w:r>
          <w:r>
            <w:rPr>
              <w:noProof/>
            </w:rPr>
            <w:instrText xml:space="preserve"> PAGEREF _Toc246253211 \h </w:instrText>
          </w:r>
          <w:r w:rsidR="00CE1446">
            <w:rPr>
              <w:noProof/>
            </w:rPr>
          </w:r>
          <w:r w:rsidR="00CE1446">
            <w:rPr>
              <w:noProof/>
            </w:rPr>
            <w:fldChar w:fldCharType="separate"/>
          </w:r>
          <w:r>
            <w:rPr>
              <w:noProof/>
            </w:rPr>
            <w:t>24</w:t>
          </w:r>
          <w:r w:rsidR="00CE1446">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11.2.</w:t>
          </w:r>
          <w:r>
            <w:rPr>
              <w:rFonts w:asciiTheme="minorHAnsi" w:eastAsiaTheme="minorEastAsia" w:hAnsiTheme="minorHAnsi"/>
              <w:noProof/>
              <w:sz w:val="22"/>
              <w:lang w:eastAsia="es-CL"/>
            </w:rPr>
            <w:tab/>
          </w:r>
          <w:r>
            <w:rPr>
              <w:noProof/>
            </w:rPr>
            <w:t>Requerimientos funcionales.</w:t>
          </w:r>
          <w:r>
            <w:rPr>
              <w:noProof/>
            </w:rPr>
            <w:tab/>
          </w:r>
          <w:r w:rsidR="00CE1446">
            <w:rPr>
              <w:noProof/>
            </w:rPr>
            <w:fldChar w:fldCharType="begin"/>
          </w:r>
          <w:r>
            <w:rPr>
              <w:noProof/>
            </w:rPr>
            <w:instrText xml:space="preserve"> PAGEREF _Toc246253212 \h </w:instrText>
          </w:r>
          <w:r w:rsidR="00CE1446">
            <w:rPr>
              <w:noProof/>
            </w:rPr>
          </w:r>
          <w:r w:rsidR="00CE1446">
            <w:rPr>
              <w:noProof/>
            </w:rPr>
            <w:fldChar w:fldCharType="separate"/>
          </w:r>
          <w:r>
            <w:rPr>
              <w:noProof/>
            </w:rPr>
            <w:t>25</w:t>
          </w:r>
          <w:r w:rsidR="00CE1446">
            <w:rPr>
              <w:noProof/>
            </w:rPr>
            <w:fldChar w:fldCharType="end"/>
          </w:r>
        </w:p>
        <w:p w:rsidR="00562882" w:rsidRDefault="00562882">
          <w:pPr>
            <w:pStyle w:val="TDC2"/>
            <w:tabs>
              <w:tab w:val="left" w:pos="1320"/>
              <w:tab w:val="right" w:leader="dot" w:pos="9395"/>
            </w:tabs>
            <w:rPr>
              <w:rFonts w:asciiTheme="minorHAnsi" w:eastAsiaTheme="minorEastAsia" w:hAnsiTheme="minorHAnsi"/>
              <w:noProof/>
              <w:sz w:val="22"/>
              <w:lang w:eastAsia="es-CL"/>
            </w:rPr>
          </w:pPr>
          <w:r>
            <w:rPr>
              <w:noProof/>
            </w:rPr>
            <w:t>11.2.1.</w:t>
          </w:r>
          <w:r>
            <w:rPr>
              <w:rFonts w:asciiTheme="minorHAnsi" w:eastAsiaTheme="minorEastAsia" w:hAnsiTheme="minorHAnsi"/>
              <w:noProof/>
              <w:sz w:val="22"/>
              <w:lang w:eastAsia="es-CL"/>
            </w:rPr>
            <w:tab/>
          </w:r>
          <w:r>
            <w:rPr>
              <w:noProof/>
            </w:rPr>
            <w:t>Perfiles.</w:t>
          </w:r>
          <w:r>
            <w:rPr>
              <w:noProof/>
            </w:rPr>
            <w:tab/>
          </w:r>
          <w:r w:rsidR="00CE1446">
            <w:rPr>
              <w:noProof/>
            </w:rPr>
            <w:fldChar w:fldCharType="begin"/>
          </w:r>
          <w:r>
            <w:rPr>
              <w:noProof/>
            </w:rPr>
            <w:instrText xml:space="preserve"> PAGEREF _Toc246253213 \h </w:instrText>
          </w:r>
          <w:r w:rsidR="00CE1446">
            <w:rPr>
              <w:noProof/>
            </w:rPr>
          </w:r>
          <w:r w:rsidR="00CE1446">
            <w:rPr>
              <w:noProof/>
            </w:rPr>
            <w:fldChar w:fldCharType="separate"/>
          </w:r>
          <w:r>
            <w:rPr>
              <w:noProof/>
            </w:rPr>
            <w:t>25</w:t>
          </w:r>
          <w:r w:rsidR="00CE1446">
            <w:rPr>
              <w:noProof/>
            </w:rPr>
            <w:fldChar w:fldCharType="end"/>
          </w:r>
        </w:p>
        <w:p w:rsidR="00562882" w:rsidRDefault="00562882">
          <w:pPr>
            <w:pStyle w:val="TDC2"/>
            <w:tabs>
              <w:tab w:val="left" w:pos="1540"/>
              <w:tab w:val="right" w:leader="dot" w:pos="9395"/>
            </w:tabs>
            <w:rPr>
              <w:rFonts w:asciiTheme="minorHAnsi" w:eastAsiaTheme="minorEastAsia" w:hAnsiTheme="minorHAnsi"/>
              <w:noProof/>
              <w:sz w:val="22"/>
              <w:lang w:eastAsia="es-CL"/>
            </w:rPr>
          </w:pPr>
          <w:r>
            <w:rPr>
              <w:noProof/>
            </w:rPr>
            <w:t>11.2.1.1.</w:t>
          </w:r>
          <w:r>
            <w:rPr>
              <w:rFonts w:asciiTheme="minorHAnsi" w:eastAsiaTheme="minorEastAsia" w:hAnsiTheme="minorHAnsi"/>
              <w:noProof/>
              <w:sz w:val="22"/>
              <w:lang w:eastAsia="es-CL"/>
            </w:rPr>
            <w:tab/>
          </w:r>
          <w:r>
            <w:rPr>
              <w:noProof/>
            </w:rPr>
            <w:t>Administrador de sistemas.</w:t>
          </w:r>
          <w:r>
            <w:rPr>
              <w:noProof/>
            </w:rPr>
            <w:tab/>
          </w:r>
          <w:r w:rsidR="00CE1446">
            <w:rPr>
              <w:noProof/>
            </w:rPr>
            <w:fldChar w:fldCharType="begin"/>
          </w:r>
          <w:r>
            <w:rPr>
              <w:noProof/>
            </w:rPr>
            <w:instrText xml:space="preserve"> PAGEREF _Toc246253214 \h </w:instrText>
          </w:r>
          <w:r w:rsidR="00CE1446">
            <w:rPr>
              <w:noProof/>
            </w:rPr>
          </w:r>
          <w:r w:rsidR="00CE1446">
            <w:rPr>
              <w:noProof/>
            </w:rPr>
            <w:fldChar w:fldCharType="separate"/>
          </w:r>
          <w:r>
            <w:rPr>
              <w:noProof/>
            </w:rPr>
            <w:t>25</w:t>
          </w:r>
          <w:r w:rsidR="00CE1446">
            <w:rPr>
              <w:noProof/>
            </w:rPr>
            <w:fldChar w:fldCharType="end"/>
          </w:r>
        </w:p>
        <w:p w:rsidR="00562882" w:rsidRDefault="00562882">
          <w:pPr>
            <w:pStyle w:val="TDC2"/>
            <w:tabs>
              <w:tab w:val="left" w:pos="1540"/>
              <w:tab w:val="right" w:leader="dot" w:pos="9395"/>
            </w:tabs>
            <w:rPr>
              <w:rFonts w:asciiTheme="minorHAnsi" w:eastAsiaTheme="minorEastAsia" w:hAnsiTheme="minorHAnsi"/>
              <w:noProof/>
              <w:sz w:val="22"/>
              <w:lang w:eastAsia="es-CL"/>
            </w:rPr>
          </w:pPr>
          <w:r>
            <w:rPr>
              <w:noProof/>
            </w:rPr>
            <w:t>11.2.1.2.</w:t>
          </w:r>
          <w:r>
            <w:rPr>
              <w:rFonts w:asciiTheme="minorHAnsi" w:eastAsiaTheme="minorEastAsia" w:hAnsiTheme="minorHAnsi"/>
              <w:noProof/>
              <w:sz w:val="22"/>
              <w:lang w:eastAsia="es-CL"/>
            </w:rPr>
            <w:tab/>
          </w:r>
          <w:r>
            <w:rPr>
              <w:noProof/>
            </w:rPr>
            <w:t>Recepcionista.</w:t>
          </w:r>
          <w:r>
            <w:rPr>
              <w:noProof/>
            </w:rPr>
            <w:tab/>
          </w:r>
          <w:r w:rsidR="00CE1446">
            <w:rPr>
              <w:noProof/>
            </w:rPr>
            <w:fldChar w:fldCharType="begin"/>
          </w:r>
          <w:r>
            <w:rPr>
              <w:noProof/>
            </w:rPr>
            <w:instrText xml:space="preserve"> PAGEREF _Toc246253215 \h </w:instrText>
          </w:r>
          <w:r w:rsidR="00CE1446">
            <w:rPr>
              <w:noProof/>
            </w:rPr>
          </w:r>
          <w:r w:rsidR="00CE1446">
            <w:rPr>
              <w:noProof/>
            </w:rPr>
            <w:fldChar w:fldCharType="separate"/>
          </w:r>
          <w:r>
            <w:rPr>
              <w:noProof/>
            </w:rPr>
            <w:t>26</w:t>
          </w:r>
          <w:r w:rsidR="00CE1446">
            <w:rPr>
              <w:noProof/>
            </w:rPr>
            <w:fldChar w:fldCharType="end"/>
          </w:r>
        </w:p>
        <w:p w:rsidR="00562882" w:rsidRDefault="00562882">
          <w:pPr>
            <w:pStyle w:val="TDC2"/>
            <w:tabs>
              <w:tab w:val="left" w:pos="1540"/>
              <w:tab w:val="right" w:leader="dot" w:pos="9395"/>
            </w:tabs>
            <w:rPr>
              <w:rFonts w:asciiTheme="minorHAnsi" w:eastAsiaTheme="minorEastAsia" w:hAnsiTheme="minorHAnsi"/>
              <w:noProof/>
              <w:sz w:val="22"/>
              <w:lang w:eastAsia="es-CL"/>
            </w:rPr>
          </w:pPr>
          <w:r>
            <w:rPr>
              <w:noProof/>
            </w:rPr>
            <w:t>11.2.1.3.</w:t>
          </w:r>
          <w:r>
            <w:rPr>
              <w:rFonts w:asciiTheme="minorHAnsi" w:eastAsiaTheme="minorEastAsia" w:hAnsiTheme="minorHAnsi"/>
              <w:noProof/>
              <w:sz w:val="22"/>
              <w:lang w:eastAsia="es-CL"/>
            </w:rPr>
            <w:tab/>
          </w:r>
          <w:r>
            <w:rPr>
              <w:noProof/>
            </w:rPr>
            <w:t>Administrativos.</w:t>
          </w:r>
          <w:r>
            <w:rPr>
              <w:noProof/>
            </w:rPr>
            <w:tab/>
          </w:r>
          <w:r w:rsidR="00CE1446">
            <w:rPr>
              <w:noProof/>
            </w:rPr>
            <w:fldChar w:fldCharType="begin"/>
          </w:r>
          <w:r>
            <w:rPr>
              <w:noProof/>
            </w:rPr>
            <w:instrText xml:space="preserve"> PAGEREF _Toc246253216 \h </w:instrText>
          </w:r>
          <w:r w:rsidR="00CE1446">
            <w:rPr>
              <w:noProof/>
            </w:rPr>
          </w:r>
          <w:r w:rsidR="00CE1446">
            <w:rPr>
              <w:noProof/>
            </w:rPr>
            <w:fldChar w:fldCharType="separate"/>
          </w:r>
          <w:r>
            <w:rPr>
              <w:noProof/>
            </w:rPr>
            <w:t>27</w:t>
          </w:r>
          <w:r w:rsidR="00CE1446">
            <w:rPr>
              <w:noProof/>
            </w:rPr>
            <w:fldChar w:fldCharType="end"/>
          </w:r>
        </w:p>
        <w:p w:rsidR="00562882" w:rsidRDefault="00562882">
          <w:pPr>
            <w:pStyle w:val="TDC2"/>
            <w:tabs>
              <w:tab w:val="left" w:pos="1540"/>
              <w:tab w:val="right" w:leader="dot" w:pos="9395"/>
            </w:tabs>
            <w:rPr>
              <w:rFonts w:asciiTheme="minorHAnsi" w:eastAsiaTheme="minorEastAsia" w:hAnsiTheme="minorHAnsi"/>
              <w:noProof/>
              <w:sz w:val="22"/>
              <w:lang w:eastAsia="es-CL"/>
            </w:rPr>
          </w:pPr>
          <w:r>
            <w:rPr>
              <w:noProof/>
            </w:rPr>
            <w:t>11.2.1.4.</w:t>
          </w:r>
          <w:r>
            <w:rPr>
              <w:rFonts w:asciiTheme="minorHAnsi" w:eastAsiaTheme="minorEastAsia" w:hAnsiTheme="minorHAnsi"/>
              <w:noProof/>
              <w:sz w:val="22"/>
              <w:lang w:eastAsia="es-CL"/>
            </w:rPr>
            <w:tab/>
          </w:r>
          <w:r>
            <w:rPr>
              <w:noProof/>
            </w:rPr>
            <w:t>Técnicos.</w:t>
          </w:r>
          <w:r>
            <w:rPr>
              <w:noProof/>
            </w:rPr>
            <w:tab/>
          </w:r>
          <w:r w:rsidR="00CE1446">
            <w:rPr>
              <w:noProof/>
            </w:rPr>
            <w:fldChar w:fldCharType="begin"/>
          </w:r>
          <w:r>
            <w:rPr>
              <w:noProof/>
            </w:rPr>
            <w:instrText xml:space="preserve"> PAGEREF _Toc246253217 \h </w:instrText>
          </w:r>
          <w:r w:rsidR="00CE1446">
            <w:rPr>
              <w:noProof/>
            </w:rPr>
          </w:r>
          <w:r w:rsidR="00CE1446">
            <w:rPr>
              <w:noProof/>
            </w:rPr>
            <w:fldChar w:fldCharType="separate"/>
          </w:r>
          <w:r>
            <w:rPr>
              <w:noProof/>
            </w:rPr>
            <w:t>28</w:t>
          </w:r>
          <w:r w:rsidR="00CE1446">
            <w:rPr>
              <w:noProof/>
            </w:rPr>
            <w:fldChar w:fldCharType="end"/>
          </w:r>
        </w:p>
        <w:p w:rsidR="00562882" w:rsidRDefault="00562882">
          <w:pPr>
            <w:pStyle w:val="TDC2"/>
            <w:tabs>
              <w:tab w:val="left" w:pos="1540"/>
              <w:tab w:val="right" w:leader="dot" w:pos="9395"/>
            </w:tabs>
            <w:rPr>
              <w:rFonts w:asciiTheme="minorHAnsi" w:eastAsiaTheme="minorEastAsia" w:hAnsiTheme="minorHAnsi"/>
              <w:noProof/>
              <w:sz w:val="22"/>
              <w:lang w:eastAsia="es-CL"/>
            </w:rPr>
          </w:pPr>
          <w:r>
            <w:rPr>
              <w:noProof/>
            </w:rPr>
            <w:t>11.2.1.5.</w:t>
          </w:r>
          <w:r>
            <w:rPr>
              <w:rFonts w:asciiTheme="minorHAnsi" w:eastAsiaTheme="minorEastAsia" w:hAnsiTheme="minorHAnsi"/>
              <w:noProof/>
              <w:sz w:val="22"/>
              <w:lang w:eastAsia="es-CL"/>
            </w:rPr>
            <w:tab/>
          </w:r>
          <w:r>
            <w:rPr>
              <w:noProof/>
            </w:rPr>
            <w:t>Gerente.</w:t>
          </w:r>
          <w:r>
            <w:rPr>
              <w:noProof/>
            </w:rPr>
            <w:tab/>
          </w:r>
          <w:r w:rsidR="00CE1446">
            <w:rPr>
              <w:noProof/>
            </w:rPr>
            <w:fldChar w:fldCharType="begin"/>
          </w:r>
          <w:r>
            <w:rPr>
              <w:noProof/>
            </w:rPr>
            <w:instrText xml:space="preserve"> PAGEREF _Toc246253218 \h </w:instrText>
          </w:r>
          <w:r w:rsidR="00CE1446">
            <w:rPr>
              <w:noProof/>
            </w:rPr>
          </w:r>
          <w:r w:rsidR="00CE1446">
            <w:rPr>
              <w:noProof/>
            </w:rPr>
            <w:fldChar w:fldCharType="separate"/>
          </w:r>
          <w:r>
            <w:rPr>
              <w:noProof/>
            </w:rPr>
            <w:t>29</w:t>
          </w:r>
          <w:r w:rsidR="00CE1446">
            <w:rPr>
              <w:noProof/>
            </w:rPr>
            <w:fldChar w:fldCharType="end"/>
          </w:r>
        </w:p>
        <w:p w:rsidR="00562882" w:rsidRDefault="00562882">
          <w:pPr>
            <w:pStyle w:val="TDC2"/>
            <w:tabs>
              <w:tab w:val="left" w:pos="1540"/>
              <w:tab w:val="right" w:leader="dot" w:pos="9395"/>
            </w:tabs>
            <w:rPr>
              <w:rFonts w:asciiTheme="minorHAnsi" w:eastAsiaTheme="minorEastAsia" w:hAnsiTheme="minorHAnsi"/>
              <w:noProof/>
              <w:sz w:val="22"/>
              <w:lang w:eastAsia="es-CL"/>
            </w:rPr>
          </w:pPr>
          <w:r>
            <w:rPr>
              <w:noProof/>
            </w:rPr>
            <w:t>11.2.1.6.</w:t>
          </w:r>
          <w:r>
            <w:rPr>
              <w:rFonts w:asciiTheme="minorHAnsi" w:eastAsiaTheme="minorEastAsia" w:hAnsiTheme="minorHAnsi"/>
              <w:noProof/>
              <w:sz w:val="22"/>
              <w:lang w:eastAsia="es-CL"/>
            </w:rPr>
            <w:tab/>
          </w:r>
          <w:r>
            <w:rPr>
              <w:noProof/>
            </w:rPr>
            <w:t>Súper Usuario.</w:t>
          </w:r>
          <w:r>
            <w:rPr>
              <w:noProof/>
            </w:rPr>
            <w:tab/>
          </w:r>
          <w:r w:rsidR="00CE1446">
            <w:rPr>
              <w:noProof/>
            </w:rPr>
            <w:fldChar w:fldCharType="begin"/>
          </w:r>
          <w:r>
            <w:rPr>
              <w:noProof/>
            </w:rPr>
            <w:instrText xml:space="preserve"> PAGEREF _Toc246253219 \h </w:instrText>
          </w:r>
          <w:r w:rsidR="00CE1446">
            <w:rPr>
              <w:noProof/>
            </w:rPr>
          </w:r>
          <w:r w:rsidR="00CE1446">
            <w:rPr>
              <w:noProof/>
            </w:rPr>
            <w:fldChar w:fldCharType="separate"/>
          </w:r>
          <w:r>
            <w:rPr>
              <w:noProof/>
            </w:rPr>
            <w:t>29</w:t>
          </w:r>
          <w:r w:rsidR="00CE1446">
            <w:rPr>
              <w:noProof/>
            </w:rPr>
            <w:fldChar w:fldCharType="end"/>
          </w:r>
        </w:p>
        <w:p w:rsidR="00562882" w:rsidRDefault="00562882">
          <w:pPr>
            <w:pStyle w:val="TDC2"/>
            <w:tabs>
              <w:tab w:val="left" w:pos="1320"/>
              <w:tab w:val="right" w:leader="dot" w:pos="9395"/>
            </w:tabs>
            <w:rPr>
              <w:rFonts w:asciiTheme="minorHAnsi" w:eastAsiaTheme="minorEastAsia" w:hAnsiTheme="minorHAnsi"/>
              <w:noProof/>
              <w:sz w:val="22"/>
              <w:lang w:eastAsia="es-CL"/>
            </w:rPr>
          </w:pPr>
          <w:r>
            <w:rPr>
              <w:noProof/>
            </w:rPr>
            <w:t>11.2.2.</w:t>
          </w:r>
          <w:r>
            <w:rPr>
              <w:rFonts w:asciiTheme="minorHAnsi" w:eastAsiaTheme="minorEastAsia" w:hAnsiTheme="minorHAnsi"/>
              <w:noProof/>
              <w:sz w:val="22"/>
              <w:lang w:eastAsia="es-CL"/>
            </w:rPr>
            <w:tab/>
          </w:r>
          <w:r>
            <w:rPr>
              <w:noProof/>
            </w:rPr>
            <w:t>Orden de Trabajo.</w:t>
          </w:r>
          <w:r>
            <w:rPr>
              <w:noProof/>
            </w:rPr>
            <w:tab/>
          </w:r>
          <w:r w:rsidR="00CE1446">
            <w:rPr>
              <w:noProof/>
            </w:rPr>
            <w:fldChar w:fldCharType="begin"/>
          </w:r>
          <w:r>
            <w:rPr>
              <w:noProof/>
            </w:rPr>
            <w:instrText xml:space="preserve"> PAGEREF _Toc246253220 \h </w:instrText>
          </w:r>
          <w:r w:rsidR="00CE1446">
            <w:rPr>
              <w:noProof/>
            </w:rPr>
          </w:r>
          <w:r w:rsidR="00CE1446">
            <w:rPr>
              <w:noProof/>
            </w:rPr>
            <w:fldChar w:fldCharType="separate"/>
          </w:r>
          <w:r>
            <w:rPr>
              <w:noProof/>
            </w:rPr>
            <w:t>29</w:t>
          </w:r>
          <w:r w:rsidR="00CE1446">
            <w:rPr>
              <w:noProof/>
            </w:rPr>
            <w:fldChar w:fldCharType="end"/>
          </w:r>
        </w:p>
        <w:p w:rsidR="00562882" w:rsidRDefault="00562882">
          <w:pPr>
            <w:pStyle w:val="TDC2"/>
            <w:tabs>
              <w:tab w:val="left" w:pos="1320"/>
              <w:tab w:val="right" w:leader="dot" w:pos="9395"/>
            </w:tabs>
            <w:rPr>
              <w:rFonts w:asciiTheme="minorHAnsi" w:eastAsiaTheme="minorEastAsia" w:hAnsiTheme="minorHAnsi"/>
              <w:noProof/>
              <w:sz w:val="22"/>
              <w:lang w:eastAsia="es-CL"/>
            </w:rPr>
          </w:pPr>
          <w:r>
            <w:rPr>
              <w:noProof/>
            </w:rPr>
            <w:t>11.2.3.</w:t>
          </w:r>
          <w:r>
            <w:rPr>
              <w:rFonts w:asciiTheme="minorHAnsi" w:eastAsiaTheme="minorEastAsia" w:hAnsiTheme="minorHAnsi"/>
              <w:noProof/>
              <w:sz w:val="22"/>
              <w:lang w:eastAsia="es-CL"/>
            </w:rPr>
            <w:tab/>
          </w:r>
          <w:r>
            <w:rPr>
              <w:noProof/>
            </w:rPr>
            <w:t>Asignación Automática.</w:t>
          </w:r>
          <w:r>
            <w:rPr>
              <w:noProof/>
            </w:rPr>
            <w:tab/>
          </w:r>
          <w:r w:rsidR="00CE1446">
            <w:rPr>
              <w:noProof/>
            </w:rPr>
            <w:fldChar w:fldCharType="begin"/>
          </w:r>
          <w:r>
            <w:rPr>
              <w:noProof/>
            </w:rPr>
            <w:instrText xml:space="preserve"> PAGEREF _Toc246253221 \h </w:instrText>
          </w:r>
          <w:r w:rsidR="00CE1446">
            <w:rPr>
              <w:noProof/>
            </w:rPr>
          </w:r>
          <w:r w:rsidR="00CE1446">
            <w:rPr>
              <w:noProof/>
            </w:rPr>
            <w:fldChar w:fldCharType="separate"/>
          </w:r>
          <w:r>
            <w:rPr>
              <w:noProof/>
            </w:rPr>
            <w:t>31</w:t>
          </w:r>
          <w:r w:rsidR="00CE1446">
            <w:rPr>
              <w:noProof/>
            </w:rPr>
            <w:fldChar w:fldCharType="end"/>
          </w:r>
        </w:p>
        <w:p w:rsidR="00562882" w:rsidRDefault="00562882">
          <w:pPr>
            <w:pStyle w:val="TDC2"/>
            <w:tabs>
              <w:tab w:val="left" w:pos="1320"/>
              <w:tab w:val="right" w:leader="dot" w:pos="9395"/>
            </w:tabs>
            <w:rPr>
              <w:rFonts w:asciiTheme="minorHAnsi" w:eastAsiaTheme="minorEastAsia" w:hAnsiTheme="minorHAnsi"/>
              <w:noProof/>
              <w:sz w:val="22"/>
              <w:lang w:eastAsia="es-CL"/>
            </w:rPr>
          </w:pPr>
          <w:r>
            <w:rPr>
              <w:noProof/>
            </w:rPr>
            <w:t>11.2.4.</w:t>
          </w:r>
          <w:r>
            <w:rPr>
              <w:rFonts w:asciiTheme="minorHAnsi" w:eastAsiaTheme="minorEastAsia" w:hAnsiTheme="minorHAnsi"/>
              <w:noProof/>
              <w:sz w:val="22"/>
              <w:lang w:eastAsia="es-CL"/>
            </w:rPr>
            <w:tab/>
          </w:r>
          <w:r>
            <w:rPr>
              <w:noProof/>
            </w:rPr>
            <w:t>Asignación Manual.</w:t>
          </w:r>
          <w:r>
            <w:rPr>
              <w:noProof/>
            </w:rPr>
            <w:tab/>
          </w:r>
          <w:r w:rsidR="00CE1446">
            <w:rPr>
              <w:noProof/>
            </w:rPr>
            <w:fldChar w:fldCharType="begin"/>
          </w:r>
          <w:r>
            <w:rPr>
              <w:noProof/>
            </w:rPr>
            <w:instrText xml:space="preserve"> PAGEREF _Toc246253222 \h </w:instrText>
          </w:r>
          <w:r w:rsidR="00CE1446">
            <w:rPr>
              <w:noProof/>
            </w:rPr>
          </w:r>
          <w:r w:rsidR="00CE1446">
            <w:rPr>
              <w:noProof/>
            </w:rPr>
            <w:fldChar w:fldCharType="separate"/>
          </w:r>
          <w:r>
            <w:rPr>
              <w:noProof/>
            </w:rPr>
            <w:t>31</w:t>
          </w:r>
          <w:r w:rsidR="00CE1446">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12.</w:t>
          </w:r>
          <w:r>
            <w:rPr>
              <w:rFonts w:asciiTheme="minorHAnsi" w:eastAsiaTheme="minorEastAsia" w:hAnsiTheme="minorHAnsi"/>
              <w:noProof/>
              <w:sz w:val="22"/>
              <w:lang w:eastAsia="es-CL"/>
            </w:rPr>
            <w:tab/>
          </w:r>
          <w:r>
            <w:rPr>
              <w:noProof/>
            </w:rPr>
            <w:t>Pantallas.</w:t>
          </w:r>
          <w:r>
            <w:rPr>
              <w:noProof/>
            </w:rPr>
            <w:tab/>
          </w:r>
          <w:r w:rsidR="00CE1446">
            <w:rPr>
              <w:noProof/>
            </w:rPr>
            <w:fldChar w:fldCharType="begin"/>
          </w:r>
          <w:r>
            <w:rPr>
              <w:noProof/>
            </w:rPr>
            <w:instrText xml:space="preserve"> PAGEREF _Toc246253223 \h </w:instrText>
          </w:r>
          <w:r w:rsidR="00CE1446">
            <w:rPr>
              <w:noProof/>
            </w:rPr>
          </w:r>
          <w:r w:rsidR="00CE1446">
            <w:rPr>
              <w:noProof/>
            </w:rPr>
            <w:fldChar w:fldCharType="separate"/>
          </w:r>
          <w:r>
            <w:rPr>
              <w:noProof/>
            </w:rPr>
            <w:t>32</w:t>
          </w:r>
          <w:r w:rsidR="00CE1446">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12.1.</w:t>
          </w:r>
          <w:r>
            <w:rPr>
              <w:rFonts w:asciiTheme="minorHAnsi" w:eastAsiaTheme="minorEastAsia" w:hAnsiTheme="minorHAnsi"/>
              <w:noProof/>
              <w:sz w:val="22"/>
              <w:lang w:eastAsia="es-CL"/>
            </w:rPr>
            <w:tab/>
          </w:r>
          <w:r>
            <w:rPr>
              <w:noProof/>
            </w:rPr>
            <w:t>Pantalla inicio.</w:t>
          </w:r>
          <w:r>
            <w:rPr>
              <w:noProof/>
            </w:rPr>
            <w:tab/>
          </w:r>
          <w:r w:rsidR="00CE1446">
            <w:rPr>
              <w:noProof/>
            </w:rPr>
            <w:fldChar w:fldCharType="begin"/>
          </w:r>
          <w:r>
            <w:rPr>
              <w:noProof/>
            </w:rPr>
            <w:instrText xml:space="preserve"> PAGEREF _Toc246253224 \h </w:instrText>
          </w:r>
          <w:r w:rsidR="00CE1446">
            <w:rPr>
              <w:noProof/>
            </w:rPr>
          </w:r>
          <w:r w:rsidR="00CE1446">
            <w:rPr>
              <w:noProof/>
            </w:rPr>
            <w:fldChar w:fldCharType="separate"/>
          </w:r>
          <w:r>
            <w:rPr>
              <w:noProof/>
            </w:rPr>
            <w:t>32</w:t>
          </w:r>
          <w:r w:rsidR="00CE1446">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12.2.</w:t>
          </w:r>
          <w:r>
            <w:rPr>
              <w:rFonts w:asciiTheme="minorHAnsi" w:eastAsiaTheme="minorEastAsia" w:hAnsiTheme="minorHAnsi"/>
              <w:noProof/>
              <w:sz w:val="22"/>
              <w:lang w:eastAsia="es-CL"/>
            </w:rPr>
            <w:tab/>
          </w:r>
          <w:r>
            <w:rPr>
              <w:noProof/>
            </w:rPr>
            <w:t>Pantalla orden de trabajo.</w:t>
          </w:r>
          <w:r>
            <w:rPr>
              <w:noProof/>
            </w:rPr>
            <w:tab/>
          </w:r>
          <w:r w:rsidR="00CE1446">
            <w:rPr>
              <w:noProof/>
            </w:rPr>
            <w:fldChar w:fldCharType="begin"/>
          </w:r>
          <w:r>
            <w:rPr>
              <w:noProof/>
            </w:rPr>
            <w:instrText xml:space="preserve"> PAGEREF _Toc246253225 \h </w:instrText>
          </w:r>
          <w:r w:rsidR="00CE1446">
            <w:rPr>
              <w:noProof/>
            </w:rPr>
          </w:r>
          <w:r w:rsidR="00CE1446">
            <w:rPr>
              <w:noProof/>
            </w:rPr>
            <w:fldChar w:fldCharType="separate"/>
          </w:r>
          <w:r>
            <w:rPr>
              <w:noProof/>
            </w:rPr>
            <w:t>33</w:t>
          </w:r>
          <w:r w:rsidR="00CE1446">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12.3.</w:t>
          </w:r>
          <w:r>
            <w:rPr>
              <w:rFonts w:asciiTheme="minorHAnsi" w:eastAsiaTheme="minorEastAsia" w:hAnsiTheme="minorHAnsi"/>
              <w:noProof/>
              <w:sz w:val="22"/>
              <w:lang w:eastAsia="es-CL"/>
            </w:rPr>
            <w:tab/>
          </w:r>
          <w:r>
            <w:rPr>
              <w:noProof/>
            </w:rPr>
            <w:t>Pantalla Listados.</w:t>
          </w:r>
          <w:r>
            <w:rPr>
              <w:noProof/>
            </w:rPr>
            <w:tab/>
          </w:r>
          <w:r w:rsidR="00CE1446">
            <w:rPr>
              <w:noProof/>
            </w:rPr>
            <w:fldChar w:fldCharType="begin"/>
          </w:r>
          <w:r>
            <w:rPr>
              <w:noProof/>
            </w:rPr>
            <w:instrText xml:space="preserve"> PAGEREF _Toc246253226 \h </w:instrText>
          </w:r>
          <w:r w:rsidR="00CE1446">
            <w:rPr>
              <w:noProof/>
            </w:rPr>
          </w:r>
          <w:r w:rsidR="00CE1446">
            <w:rPr>
              <w:noProof/>
            </w:rPr>
            <w:fldChar w:fldCharType="separate"/>
          </w:r>
          <w:r>
            <w:rPr>
              <w:noProof/>
            </w:rPr>
            <w:t>34</w:t>
          </w:r>
          <w:r w:rsidR="00CE1446">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13.</w:t>
          </w:r>
          <w:r>
            <w:rPr>
              <w:rFonts w:asciiTheme="minorHAnsi" w:eastAsiaTheme="minorEastAsia" w:hAnsiTheme="minorHAnsi"/>
              <w:noProof/>
              <w:sz w:val="22"/>
              <w:lang w:eastAsia="es-CL"/>
            </w:rPr>
            <w:tab/>
          </w:r>
          <w:r>
            <w:rPr>
              <w:noProof/>
            </w:rPr>
            <w:t>Diagrama Entidad Relación.</w:t>
          </w:r>
          <w:r>
            <w:rPr>
              <w:noProof/>
            </w:rPr>
            <w:tab/>
          </w:r>
          <w:r w:rsidR="00CE1446">
            <w:rPr>
              <w:noProof/>
            </w:rPr>
            <w:fldChar w:fldCharType="begin"/>
          </w:r>
          <w:r>
            <w:rPr>
              <w:noProof/>
            </w:rPr>
            <w:instrText xml:space="preserve"> PAGEREF _Toc246253227 \h </w:instrText>
          </w:r>
          <w:r w:rsidR="00CE1446">
            <w:rPr>
              <w:noProof/>
            </w:rPr>
          </w:r>
          <w:r w:rsidR="00CE1446">
            <w:rPr>
              <w:noProof/>
            </w:rPr>
            <w:fldChar w:fldCharType="separate"/>
          </w:r>
          <w:r>
            <w:rPr>
              <w:noProof/>
            </w:rPr>
            <w:t>35</w:t>
          </w:r>
          <w:r w:rsidR="00CE1446">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14.</w:t>
          </w:r>
          <w:r>
            <w:rPr>
              <w:rFonts w:asciiTheme="minorHAnsi" w:eastAsiaTheme="minorEastAsia" w:hAnsiTheme="minorHAnsi"/>
              <w:noProof/>
              <w:sz w:val="22"/>
              <w:lang w:eastAsia="es-CL"/>
            </w:rPr>
            <w:tab/>
          </w:r>
          <w:r>
            <w:rPr>
              <w:noProof/>
            </w:rPr>
            <w:t>Diagrama de Contexto.</w:t>
          </w:r>
          <w:r>
            <w:rPr>
              <w:noProof/>
            </w:rPr>
            <w:tab/>
          </w:r>
          <w:r w:rsidR="00CE1446">
            <w:rPr>
              <w:noProof/>
            </w:rPr>
            <w:fldChar w:fldCharType="begin"/>
          </w:r>
          <w:r>
            <w:rPr>
              <w:noProof/>
            </w:rPr>
            <w:instrText xml:space="preserve"> PAGEREF _Toc246253228 \h </w:instrText>
          </w:r>
          <w:r w:rsidR="00CE1446">
            <w:rPr>
              <w:noProof/>
            </w:rPr>
          </w:r>
          <w:r w:rsidR="00CE1446">
            <w:rPr>
              <w:noProof/>
            </w:rPr>
            <w:fldChar w:fldCharType="separate"/>
          </w:r>
          <w:r>
            <w:rPr>
              <w:noProof/>
            </w:rPr>
            <w:t>36</w:t>
          </w:r>
          <w:r w:rsidR="00CE1446">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15.</w:t>
          </w:r>
          <w:r>
            <w:rPr>
              <w:rFonts w:asciiTheme="minorHAnsi" w:eastAsiaTheme="minorEastAsia" w:hAnsiTheme="minorHAnsi"/>
              <w:noProof/>
              <w:sz w:val="22"/>
              <w:lang w:eastAsia="es-CL"/>
            </w:rPr>
            <w:tab/>
          </w:r>
          <w:r>
            <w:rPr>
              <w:noProof/>
            </w:rPr>
            <w:t>Diagrama nivel 1.</w:t>
          </w:r>
          <w:r>
            <w:rPr>
              <w:noProof/>
            </w:rPr>
            <w:tab/>
          </w:r>
          <w:r w:rsidR="00CE1446">
            <w:rPr>
              <w:noProof/>
            </w:rPr>
            <w:fldChar w:fldCharType="begin"/>
          </w:r>
          <w:r>
            <w:rPr>
              <w:noProof/>
            </w:rPr>
            <w:instrText xml:space="preserve"> PAGEREF _Toc246253229 \h </w:instrText>
          </w:r>
          <w:r w:rsidR="00CE1446">
            <w:rPr>
              <w:noProof/>
            </w:rPr>
          </w:r>
          <w:r w:rsidR="00CE1446">
            <w:rPr>
              <w:noProof/>
            </w:rPr>
            <w:fldChar w:fldCharType="separate"/>
          </w:r>
          <w:r>
            <w:rPr>
              <w:noProof/>
            </w:rPr>
            <w:t>37</w:t>
          </w:r>
          <w:r w:rsidR="00CE1446">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16.</w:t>
          </w:r>
          <w:r>
            <w:rPr>
              <w:rFonts w:asciiTheme="minorHAnsi" w:eastAsiaTheme="minorEastAsia" w:hAnsiTheme="minorHAnsi"/>
              <w:noProof/>
              <w:sz w:val="22"/>
              <w:lang w:eastAsia="es-CL"/>
            </w:rPr>
            <w:tab/>
          </w:r>
          <w:r>
            <w:rPr>
              <w:noProof/>
            </w:rPr>
            <w:t>Diccionario de Datos.</w:t>
          </w:r>
          <w:r>
            <w:rPr>
              <w:noProof/>
            </w:rPr>
            <w:tab/>
          </w:r>
          <w:r w:rsidR="00CE1446">
            <w:rPr>
              <w:noProof/>
            </w:rPr>
            <w:fldChar w:fldCharType="begin"/>
          </w:r>
          <w:r>
            <w:rPr>
              <w:noProof/>
            </w:rPr>
            <w:instrText xml:space="preserve"> PAGEREF _Toc246253230 \h </w:instrText>
          </w:r>
          <w:r w:rsidR="00CE1446">
            <w:rPr>
              <w:noProof/>
            </w:rPr>
          </w:r>
          <w:r w:rsidR="00CE1446">
            <w:rPr>
              <w:noProof/>
            </w:rPr>
            <w:fldChar w:fldCharType="separate"/>
          </w:r>
          <w:r>
            <w:rPr>
              <w:noProof/>
            </w:rPr>
            <w:t>38</w:t>
          </w:r>
          <w:r w:rsidR="00CE1446">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16.1.</w:t>
          </w:r>
          <w:r>
            <w:rPr>
              <w:rFonts w:asciiTheme="minorHAnsi" w:eastAsiaTheme="minorEastAsia" w:hAnsiTheme="minorHAnsi"/>
              <w:noProof/>
              <w:sz w:val="22"/>
              <w:lang w:eastAsia="es-CL"/>
            </w:rPr>
            <w:tab/>
          </w:r>
          <w:r>
            <w:rPr>
              <w:noProof/>
            </w:rPr>
            <w:t>Detalles tablas.</w:t>
          </w:r>
          <w:r>
            <w:rPr>
              <w:noProof/>
            </w:rPr>
            <w:tab/>
          </w:r>
          <w:r w:rsidR="00CE1446">
            <w:rPr>
              <w:noProof/>
            </w:rPr>
            <w:fldChar w:fldCharType="begin"/>
          </w:r>
          <w:r>
            <w:rPr>
              <w:noProof/>
            </w:rPr>
            <w:instrText xml:space="preserve"> PAGEREF _Toc246253231 \h </w:instrText>
          </w:r>
          <w:r w:rsidR="00CE1446">
            <w:rPr>
              <w:noProof/>
            </w:rPr>
          </w:r>
          <w:r w:rsidR="00CE1446">
            <w:rPr>
              <w:noProof/>
            </w:rPr>
            <w:fldChar w:fldCharType="separate"/>
          </w:r>
          <w:r>
            <w:rPr>
              <w:noProof/>
            </w:rPr>
            <w:t>38</w:t>
          </w:r>
          <w:r w:rsidR="00CE1446">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17.</w:t>
          </w:r>
          <w:r>
            <w:rPr>
              <w:rFonts w:asciiTheme="minorHAnsi" w:eastAsiaTheme="minorEastAsia" w:hAnsiTheme="minorHAnsi"/>
              <w:noProof/>
              <w:sz w:val="22"/>
              <w:lang w:eastAsia="es-CL"/>
            </w:rPr>
            <w:tab/>
          </w:r>
          <w:r>
            <w:rPr>
              <w:noProof/>
            </w:rPr>
            <w:t>Casos de uso.</w:t>
          </w:r>
          <w:r>
            <w:rPr>
              <w:noProof/>
            </w:rPr>
            <w:tab/>
          </w:r>
          <w:r w:rsidR="00CE1446">
            <w:rPr>
              <w:noProof/>
            </w:rPr>
            <w:fldChar w:fldCharType="begin"/>
          </w:r>
          <w:r>
            <w:rPr>
              <w:noProof/>
            </w:rPr>
            <w:instrText xml:space="preserve"> PAGEREF _Toc246253232 \h </w:instrText>
          </w:r>
          <w:r w:rsidR="00CE1446">
            <w:rPr>
              <w:noProof/>
            </w:rPr>
          </w:r>
          <w:r w:rsidR="00CE1446">
            <w:rPr>
              <w:noProof/>
            </w:rPr>
            <w:fldChar w:fldCharType="separate"/>
          </w:r>
          <w:r>
            <w:rPr>
              <w:noProof/>
            </w:rPr>
            <w:t>51</w:t>
          </w:r>
          <w:r w:rsidR="00CE1446">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17.1.</w:t>
          </w:r>
          <w:r>
            <w:rPr>
              <w:rFonts w:asciiTheme="minorHAnsi" w:eastAsiaTheme="minorEastAsia" w:hAnsiTheme="minorHAnsi"/>
              <w:noProof/>
              <w:sz w:val="22"/>
              <w:lang w:eastAsia="es-CL"/>
            </w:rPr>
            <w:tab/>
          </w:r>
          <w:r>
            <w:rPr>
              <w:noProof/>
            </w:rPr>
            <w:t>Diagrama casos de uso</w:t>
          </w:r>
          <w:r>
            <w:rPr>
              <w:noProof/>
            </w:rPr>
            <w:tab/>
          </w:r>
          <w:r w:rsidR="00CE1446">
            <w:rPr>
              <w:noProof/>
            </w:rPr>
            <w:fldChar w:fldCharType="begin"/>
          </w:r>
          <w:r>
            <w:rPr>
              <w:noProof/>
            </w:rPr>
            <w:instrText xml:space="preserve"> PAGEREF _Toc246253233 \h </w:instrText>
          </w:r>
          <w:r w:rsidR="00CE1446">
            <w:rPr>
              <w:noProof/>
            </w:rPr>
          </w:r>
          <w:r w:rsidR="00CE1446">
            <w:rPr>
              <w:noProof/>
            </w:rPr>
            <w:fldChar w:fldCharType="separate"/>
          </w:r>
          <w:r>
            <w:rPr>
              <w:noProof/>
            </w:rPr>
            <w:t>51</w:t>
          </w:r>
          <w:r w:rsidR="00CE1446">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17.2.</w:t>
          </w:r>
          <w:r>
            <w:rPr>
              <w:rFonts w:asciiTheme="minorHAnsi" w:eastAsiaTheme="minorEastAsia" w:hAnsiTheme="minorHAnsi"/>
              <w:noProof/>
              <w:sz w:val="22"/>
              <w:lang w:eastAsia="es-CL"/>
            </w:rPr>
            <w:tab/>
          </w:r>
          <w:r>
            <w:rPr>
              <w:noProof/>
            </w:rPr>
            <w:t>Caso de uso Ingresar Orden de trabajo.</w:t>
          </w:r>
          <w:r>
            <w:rPr>
              <w:noProof/>
            </w:rPr>
            <w:tab/>
          </w:r>
          <w:r w:rsidR="00CE1446">
            <w:rPr>
              <w:noProof/>
            </w:rPr>
            <w:fldChar w:fldCharType="begin"/>
          </w:r>
          <w:r>
            <w:rPr>
              <w:noProof/>
            </w:rPr>
            <w:instrText xml:space="preserve"> PAGEREF _Toc246253234 \h </w:instrText>
          </w:r>
          <w:r w:rsidR="00CE1446">
            <w:rPr>
              <w:noProof/>
            </w:rPr>
          </w:r>
          <w:r w:rsidR="00CE1446">
            <w:rPr>
              <w:noProof/>
            </w:rPr>
            <w:fldChar w:fldCharType="separate"/>
          </w:r>
          <w:r>
            <w:rPr>
              <w:noProof/>
            </w:rPr>
            <w:t>52</w:t>
          </w:r>
          <w:r w:rsidR="00CE1446">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17.3.</w:t>
          </w:r>
          <w:r>
            <w:rPr>
              <w:rFonts w:asciiTheme="minorHAnsi" w:eastAsiaTheme="minorEastAsia" w:hAnsiTheme="minorHAnsi"/>
              <w:noProof/>
              <w:sz w:val="22"/>
              <w:lang w:eastAsia="es-CL"/>
            </w:rPr>
            <w:tab/>
          </w:r>
          <w:r>
            <w:rPr>
              <w:noProof/>
            </w:rPr>
            <w:t>Caso de uso Asignación.</w:t>
          </w:r>
          <w:r>
            <w:rPr>
              <w:noProof/>
            </w:rPr>
            <w:tab/>
          </w:r>
          <w:r w:rsidR="00CE1446">
            <w:rPr>
              <w:noProof/>
            </w:rPr>
            <w:fldChar w:fldCharType="begin"/>
          </w:r>
          <w:r>
            <w:rPr>
              <w:noProof/>
            </w:rPr>
            <w:instrText xml:space="preserve"> PAGEREF _Toc246253235 \h </w:instrText>
          </w:r>
          <w:r w:rsidR="00CE1446">
            <w:rPr>
              <w:noProof/>
            </w:rPr>
          </w:r>
          <w:r w:rsidR="00CE1446">
            <w:rPr>
              <w:noProof/>
            </w:rPr>
            <w:fldChar w:fldCharType="separate"/>
          </w:r>
          <w:r>
            <w:rPr>
              <w:noProof/>
            </w:rPr>
            <w:t>53</w:t>
          </w:r>
          <w:r w:rsidR="00CE1446">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17.4.</w:t>
          </w:r>
          <w:r>
            <w:rPr>
              <w:rFonts w:asciiTheme="minorHAnsi" w:eastAsiaTheme="minorEastAsia" w:hAnsiTheme="minorHAnsi"/>
              <w:noProof/>
              <w:sz w:val="22"/>
              <w:lang w:eastAsia="es-CL"/>
            </w:rPr>
            <w:tab/>
          </w:r>
          <w:r>
            <w:rPr>
              <w:noProof/>
            </w:rPr>
            <w:t>Caso de uso Asignación /Reparación.</w:t>
          </w:r>
          <w:r>
            <w:rPr>
              <w:noProof/>
            </w:rPr>
            <w:tab/>
          </w:r>
          <w:r w:rsidR="00CE1446">
            <w:rPr>
              <w:noProof/>
            </w:rPr>
            <w:fldChar w:fldCharType="begin"/>
          </w:r>
          <w:r>
            <w:rPr>
              <w:noProof/>
            </w:rPr>
            <w:instrText xml:space="preserve"> PAGEREF _Toc246253236 \h </w:instrText>
          </w:r>
          <w:r w:rsidR="00CE1446">
            <w:rPr>
              <w:noProof/>
            </w:rPr>
          </w:r>
          <w:r w:rsidR="00CE1446">
            <w:rPr>
              <w:noProof/>
            </w:rPr>
            <w:fldChar w:fldCharType="separate"/>
          </w:r>
          <w:r>
            <w:rPr>
              <w:noProof/>
            </w:rPr>
            <w:t>54</w:t>
          </w:r>
          <w:r w:rsidR="00CE1446">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17.5.</w:t>
          </w:r>
          <w:r>
            <w:rPr>
              <w:rFonts w:asciiTheme="minorHAnsi" w:eastAsiaTheme="minorEastAsia" w:hAnsiTheme="minorHAnsi"/>
              <w:noProof/>
              <w:sz w:val="22"/>
              <w:lang w:eastAsia="es-CL"/>
            </w:rPr>
            <w:tab/>
          </w:r>
          <w:r>
            <w:rPr>
              <w:noProof/>
            </w:rPr>
            <w:t>Caso de uso Entrega.</w:t>
          </w:r>
          <w:r>
            <w:rPr>
              <w:noProof/>
            </w:rPr>
            <w:tab/>
          </w:r>
          <w:r w:rsidR="00CE1446">
            <w:rPr>
              <w:noProof/>
            </w:rPr>
            <w:fldChar w:fldCharType="begin"/>
          </w:r>
          <w:r>
            <w:rPr>
              <w:noProof/>
            </w:rPr>
            <w:instrText xml:space="preserve"> PAGEREF _Toc246253237 \h </w:instrText>
          </w:r>
          <w:r w:rsidR="00CE1446">
            <w:rPr>
              <w:noProof/>
            </w:rPr>
          </w:r>
          <w:r w:rsidR="00CE1446">
            <w:rPr>
              <w:noProof/>
            </w:rPr>
            <w:fldChar w:fldCharType="separate"/>
          </w:r>
          <w:r>
            <w:rPr>
              <w:noProof/>
            </w:rPr>
            <w:t>55</w:t>
          </w:r>
          <w:r w:rsidR="00CE1446">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17.6.</w:t>
          </w:r>
          <w:r>
            <w:rPr>
              <w:rFonts w:asciiTheme="minorHAnsi" w:eastAsiaTheme="minorEastAsia" w:hAnsiTheme="minorHAnsi"/>
              <w:noProof/>
              <w:sz w:val="22"/>
              <w:lang w:eastAsia="es-CL"/>
            </w:rPr>
            <w:tab/>
          </w:r>
          <w:r>
            <w:rPr>
              <w:noProof/>
            </w:rPr>
            <w:t>Caso de uso Administrar Técnicos.</w:t>
          </w:r>
          <w:r>
            <w:rPr>
              <w:noProof/>
            </w:rPr>
            <w:tab/>
          </w:r>
          <w:r w:rsidR="00CE1446">
            <w:rPr>
              <w:noProof/>
            </w:rPr>
            <w:fldChar w:fldCharType="begin"/>
          </w:r>
          <w:r>
            <w:rPr>
              <w:noProof/>
            </w:rPr>
            <w:instrText xml:space="preserve"> PAGEREF _Toc246253238 \h </w:instrText>
          </w:r>
          <w:r w:rsidR="00CE1446">
            <w:rPr>
              <w:noProof/>
            </w:rPr>
          </w:r>
          <w:r w:rsidR="00CE1446">
            <w:rPr>
              <w:noProof/>
            </w:rPr>
            <w:fldChar w:fldCharType="separate"/>
          </w:r>
          <w:r>
            <w:rPr>
              <w:noProof/>
            </w:rPr>
            <w:t>56</w:t>
          </w:r>
          <w:r w:rsidR="00CE1446">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17.7.</w:t>
          </w:r>
          <w:r>
            <w:rPr>
              <w:rFonts w:asciiTheme="minorHAnsi" w:eastAsiaTheme="minorEastAsia" w:hAnsiTheme="minorHAnsi"/>
              <w:noProof/>
              <w:sz w:val="22"/>
              <w:lang w:eastAsia="es-CL"/>
            </w:rPr>
            <w:tab/>
          </w:r>
          <w:r>
            <w:rPr>
              <w:noProof/>
            </w:rPr>
            <w:t>Caso de uso Administrar Usuarios.</w:t>
          </w:r>
          <w:r>
            <w:rPr>
              <w:noProof/>
            </w:rPr>
            <w:tab/>
          </w:r>
          <w:r w:rsidR="00CE1446">
            <w:rPr>
              <w:noProof/>
            </w:rPr>
            <w:fldChar w:fldCharType="begin"/>
          </w:r>
          <w:r>
            <w:rPr>
              <w:noProof/>
            </w:rPr>
            <w:instrText xml:space="preserve"> PAGEREF _Toc246253239 \h </w:instrText>
          </w:r>
          <w:r w:rsidR="00CE1446">
            <w:rPr>
              <w:noProof/>
            </w:rPr>
          </w:r>
          <w:r w:rsidR="00CE1446">
            <w:rPr>
              <w:noProof/>
            </w:rPr>
            <w:fldChar w:fldCharType="separate"/>
          </w:r>
          <w:r>
            <w:rPr>
              <w:noProof/>
            </w:rPr>
            <w:t>57</w:t>
          </w:r>
          <w:r w:rsidR="00CE1446">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lastRenderedPageBreak/>
            <w:t>18.</w:t>
          </w:r>
          <w:r>
            <w:rPr>
              <w:rFonts w:asciiTheme="minorHAnsi" w:eastAsiaTheme="minorEastAsia" w:hAnsiTheme="minorHAnsi"/>
              <w:noProof/>
              <w:sz w:val="22"/>
              <w:lang w:eastAsia="es-CL"/>
            </w:rPr>
            <w:tab/>
          </w:r>
          <w:r>
            <w:rPr>
              <w:noProof/>
            </w:rPr>
            <w:t>Diagramas de Secuencia.</w:t>
          </w:r>
          <w:r>
            <w:rPr>
              <w:noProof/>
            </w:rPr>
            <w:tab/>
          </w:r>
          <w:r w:rsidR="00CE1446">
            <w:rPr>
              <w:noProof/>
            </w:rPr>
            <w:fldChar w:fldCharType="begin"/>
          </w:r>
          <w:r>
            <w:rPr>
              <w:noProof/>
            </w:rPr>
            <w:instrText xml:space="preserve"> PAGEREF _Toc246253240 \h </w:instrText>
          </w:r>
          <w:r w:rsidR="00CE1446">
            <w:rPr>
              <w:noProof/>
            </w:rPr>
          </w:r>
          <w:r w:rsidR="00CE1446">
            <w:rPr>
              <w:noProof/>
            </w:rPr>
            <w:fldChar w:fldCharType="separate"/>
          </w:r>
          <w:r>
            <w:rPr>
              <w:noProof/>
            </w:rPr>
            <w:t>58</w:t>
          </w:r>
          <w:r w:rsidR="00CE1446">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18.1.</w:t>
          </w:r>
          <w:r>
            <w:rPr>
              <w:rFonts w:asciiTheme="minorHAnsi" w:eastAsiaTheme="minorEastAsia" w:hAnsiTheme="minorHAnsi"/>
              <w:noProof/>
              <w:sz w:val="22"/>
              <w:lang w:eastAsia="es-CL"/>
            </w:rPr>
            <w:tab/>
          </w:r>
          <w:r>
            <w:rPr>
              <w:noProof/>
            </w:rPr>
            <w:t>Diagrama de Recepción de Artículo.</w:t>
          </w:r>
          <w:r>
            <w:rPr>
              <w:noProof/>
            </w:rPr>
            <w:tab/>
          </w:r>
          <w:r w:rsidR="00CE1446">
            <w:rPr>
              <w:noProof/>
            </w:rPr>
            <w:fldChar w:fldCharType="begin"/>
          </w:r>
          <w:r>
            <w:rPr>
              <w:noProof/>
            </w:rPr>
            <w:instrText xml:space="preserve"> PAGEREF _Toc246253241 \h </w:instrText>
          </w:r>
          <w:r w:rsidR="00CE1446">
            <w:rPr>
              <w:noProof/>
            </w:rPr>
          </w:r>
          <w:r w:rsidR="00CE1446">
            <w:rPr>
              <w:noProof/>
            </w:rPr>
            <w:fldChar w:fldCharType="separate"/>
          </w:r>
          <w:r>
            <w:rPr>
              <w:noProof/>
            </w:rPr>
            <w:t>58</w:t>
          </w:r>
          <w:r w:rsidR="00CE1446">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18.2.</w:t>
          </w:r>
          <w:r>
            <w:rPr>
              <w:rFonts w:asciiTheme="minorHAnsi" w:eastAsiaTheme="minorEastAsia" w:hAnsiTheme="minorHAnsi"/>
              <w:noProof/>
              <w:sz w:val="22"/>
              <w:lang w:eastAsia="es-CL"/>
            </w:rPr>
            <w:tab/>
          </w:r>
          <w:r>
            <w:rPr>
              <w:noProof/>
            </w:rPr>
            <w:t>Diagrama de Asignación de Orden de Trabajo.</w:t>
          </w:r>
          <w:r>
            <w:rPr>
              <w:noProof/>
            </w:rPr>
            <w:tab/>
          </w:r>
          <w:r w:rsidR="00CE1446">
            <w:rPr>
              <w:noProof/>
            </w:rPr>
            <w:fldChar w:fldCharType="begin"/>
          </w:r>
          <w:r>
            <w:rPr>
              <w:noProof/>
            </w:rPr>
            <w:instrText xml:space="preserve"> PAGEREF _Toc246253242 \h </w:instrText>
          </w:r>
          <w:r w:rsidR="00CE1446">
            <w:rPr>
              <w:noProof/>
            </w:rPr>
          </w:r>
          <w:r w:rsidR="00CE1446">
            <w:rPr>
              <w:noProof/>
            </w:rPr>
            <w:fldChar w:fldCharType="separate"/>
          </w:r>
          <w:r>
            <w:rPr>
              <w:noProof/>
            </w:rPr>
            <w:t>59</w:t>
          </w:r>
          <w:r w:rsidR="00CE1446">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18.3.</w:t>
          </w:r>
          <w:r>
            <w:rPr>
              <w:rFonts w:asciiTheme="minorHAnsi" w:eastAsiaTheme="minorEastAsia" w:hAnsiTheme="minorHAnsi"/>
              <w:noProof/>
              <w:sz w:val="22"/>
              <w:lang w:eastAsia="es-CL"/>
            </w:rPr>
            <w:tab/>
          </w:r>
          <w:r>
            <w:rPr>
              <w:noProof/>
            </w:rPr>
            <w:t>Diagrama de Ingreso de Datos de Orden de Trabajo.</w:t>
          </w:r>
          <w:r>
            <w:rPr>
              <w:noProof/>
            </w:rPr>
            <w:tab/>
          </w:r>
          <w:r w:rsidR="00CE1446">
            <w:rPr>
              <w:noProof/>
            </w:rPr>
            <w:fldChar w:fldCharType="begin"/>
          </w:r>
          <w:r>
            <w:rPr>
              <w:noProof/>
            </w:rPr>
            <w:instrText xml:space="preserve"> PAGEREF _Toc246253243 \h </w:instrText>
          </w:r>
          <w:r w:rsidR="00CE1446">
            <w:rPr>
              <w:noProof/>
            </w:rPr>
          </w:r>
          <w:r w:rsidR="00CE1446">
            <w:rPr>
              <w:noProof/>
            </w:rPr>
            <w:fldChar w:fldCharType="separate"/>
          </w:r>
          <w:r>
            <w:rPr>
              <w:noProof/>
            </w:rPr>
            <w:t>60</w:t>
          </w:r>
          <w:r w:rsidR="00CE1446">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18.4.</w:t>
          </w:r>
          <w:r>
            <w:rPr>
              <w:rFonts w:asciiTheme="minorHAnsi" w:eastAsiaTheme="minorEastAsia" w:hAnsiTheme="minorHAnsi"/>
              <w:noProof/>
              <w:sz w:val="22"/>
              <w:lang w:eastAsia="es-CL"/>
            </w:rPr>
            <w:tab/>
          </w:r>
          <w:r>
            <w:rPr>
              <w:noProof/>
            </w:rPr>
            <w:t>Diagrama de Asignación Automática.</w:t>
          </w:r>
          <w:r>
            <w:rPr>
              <w:noProof/>
            </w:rPr>
            <w:tab/>
          </w:r>
          <w:r w:rsidR="00CE1446">
            <w:rPr>
              <w:noProof/>
            </w:rPr>
            <w:fldChar w:fldCharType="begin"/>
          </w:r>
          <w:r>
            <w:rPr>
              <w:noProof/>
            </w:rPr>
            <w:instrText xml:space="preserve"> PAGEREF _Toc246253244 \h </w:instrText>
          </w:r>
          <w:r w:rsidR="00CE1446">
            <w:rPr>
              <w:noProof/>
            </w:rPr>
          </w:r>
          <w:r w:rsidR="00CE1446">
            <w:rPr>
              <w:noProof/>
            </w:rPr>
            <w:fldChar w:fldCharType="separate"/>
          </w:r>
          <w:r>
            <w:rPr>
              <w:noProof/>
            </w:rPr>
            <w:t>60</w:t>
          </w:r>
          <w:r w:rsidR="00CE1446">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19.</w:t>
          </w:r>
          <w:r>
            <w:rPr>
              <w:rFonts w:asciiTheme="minorHAnsi" w:eastAsiaTheme="minorEastAsia" w:hAnsiTheme="minorHAnsi"/>
              <w:noProof/>
              <w:sz w:val="22"/>
              <w:lang w:eastAsia="es-CL"/>
            </w:rPr>
            <w:tab/>
          </w:r>
          <w:r>
            <w:rPr>
              <w:noProof/>
            </w:rPr>
            <w:t>Conclusión.</w:t>
          </w:r>
          <w:r>
            <w:rPr>
              <w:noProof/>
            </w:rPr>
            <w:tab/>
          </w:r>
          <w:r w:rsidR="00CE1446">
            <w:rPr>
              <w:noProof/>
            </w:rPr>
            <w:fldChar w:fldCharType="begin"/>
          </w:r>
          <w:r>
            <w:rPr>
              <w:noProof/>
            </w:rPr>
            <w:instrText xml:space="preserve"> PAGEREF _Toc246253245 \h </w:instrText>
          </w:r>
          <w:r w:rsidR="00CE1446">
            <w:rPr>
              <w:noProof/>
            </w:rPr>
          </w:r>
          <w:r w:rsidR="00CE1446">
            <w:rPr>
              <w:noProof/>
            </w:rPr>
            <w:fldChar w:fldCharType="separate"/>
          </w:r>
          <w:r>
            <w:rPr>
              <w:noProof/>
            </w:rPr>
            <w:t>61</w:t>
          </w:r>
          <w:r w:rsidR="00CE1446">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20.</w:t>
          </w:r>
          <w:r>
            <w:rPr>
              <w:rFonts w:asciiTheme="minorHAnsi" w:eastAsiaTheme="minorEastAsia" w:hAnsiTheme="minorHAnsi"/>
              <w:noProof/>
              <w:sz w:val="22"/>
              <w:lang w:eastAsia="es-CL"/>
            </w:rPr>
            <w:tab/>
          </w:r>
          <w:r>
            <w:rPr>
              <w:noProof/>
            </w:rPr>
            <w:t>Bibliografía.</w:t>
          </w:r>
          <w:r>
            <w:rPr>
              <w:noProof/>
            </w:rPr>
            <w:tab/>
          </w:r>
          <w:r w:rsidR="00CE1446">
            <w:rPr>
              <w:noProof/>
            </w:rPr>
            <w:fldChar w:fldCharType="begin"/>
          </w:r>
          <w:r>
            <w:rPr>
              <w:noProof/>
            </w:rPr>
            <w:instrText xml:space="preserve"> PAGEREF _Toc246253246 \h </w:instrText>
          </w:r>
          <w:r w:rsidR="00CE1446">
            <w:rPr>
              <w:noProof/>
            </w:rPr>
          </w:r>
          <w:r w:rsidR="00CE1446">
            <w:rPr>
              <w:noProof/>
            </w:rPr>
            <w:fldChar w:fldCharType="separate"/>
          </w:r>
          <w:r>
            <w:rPr>
              <w:noProof/>
            </w:rPr>
            <w:t>62</w:t>
          </w:r>
          <w:r w:rsidR="00CE1446">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21.</w:t>
          </w:r>
          <w:r>
            <w:rPr>
              <w:rFonts w:asciiTheme="minorHAnsi" w:eastAsiaTheme="minorEastAsia" w:hAnsiTheme="minorHAnsi"/>
              <w:noProof/>
              <w:sz w:val="22"/>
              <w:lang w:eastAsia="es-CL"/>
            </w:rPr>
            <w:tab/>
          </w:r>
          <w:r>
            <w:rPr>
              <w:noProof/>
            </w:rPr>
            <w:t>Anexos.</w:t>
          </w:r>
          <w:r>
            <w:rPr>
              <w:noProof/>
            </w:rPr>
            <w:tab/>
          </w:r>
          <w:r w:rsidR="00CE1446">
            <w:rPr>
              <w:noProof/>
            </w:rPr>
            <w:fldChar w:fldCharType="begin"/>
          </w:r>
          <w:r>
            <w:rPr>
              <w:noProof/>
            </w:rPr>
            <w:instrText xml:space="preserve"> PAGEREF _Toc246253247 \h </w:instrText>
          </w:r>
          <w:r w:rsidR="00CE1446">
            <w:rPr>
              <w:noProof/>
            </w:rPr>
          </w:r>
          <w:r w:rsidR="00CE1446">
            <w:rPr>
              <w:noProof/>
            </w:rPr>
            <w:fldChar w:fldCharType="separate"/>
          </w:r>
          <w:r>
            <w:rPr>
              <w:noProof/>
            </w:rPr>
            <w:t>63</w:t>
          </w:r>
          <w:r w:rsidR="00CE1446">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21.1.</w:t>
          </w:r>
          <w:r>
            <w:rPr>
              <w:rFonts w:asciiTheme="minorHAnsi" w:eastAsiaTheme="minorEastAsia" w:hAnsiTheme="minorHAnsi"/>
              <w:noProof/>
              <w:sz w:val="22"/>
              <w:lang w:eastAsia="es-CL"/>
            </w:rPr>
            <w:tab/>
          </w:r>
          <w:r>
            <w:rPr>
              <w:noProof/>
            </w:rPr>
            <w:t>Carta Gantt.</w:t>
          </w:r>
          <w:r>
            <w:rPr>
              <w:noProof/>
            </w:rPr>
            <w:tab/>
          </w:r>
          <w:r w:rsidR="00CE1446">
            <w:rPr>
              <w:noProof/>
            </w:rPr>
            <w:fldChar w:fldCharType="begin"/>
          </w:r>
          <w:r>
            <w:rPr>
              <w:noProof/>
            </w:rPr>
            <w:instrText xml:space="preserve"> PAGEREF _Toc246253248 \h </w:instrText>
          </w:r>
          <w:r w:rsidR="00CE1446">
            <w:rPr>
              <w:noProof/>
            </w:rPr>
          </w:r>
          <w:r w:rsidR="00CE1446">
            <w:rPr>
              <w:noProof/>
            </w:rPr>
            <w:fldChar w:fldCharType="separate"/>
          </w:r>
          <w:r>
            <w:rPr>
              <w:noProof/>
            </w:rPr>
            <w:t>63</w:t>
          </w:r>
          <w:r w:rsidR="00CE1446">
            <w:rPr>
              <w:noProof/>
            </w:rPr>
            <w:fldChar w:fldCharType="end"/>
          </w:r>
        </w:p>
        <w:p w:rsidR="00AE19BB" w:rsidRDefault="00CE1446" w:rsidP="004B3BF0">
          <w:pPr>
            <w:jc w:val="both"/>
            <w:rPr>
              <w:lang w:val="es-ES"/>
            </w:rPr>
          </w:pPr>
          <w:r>
            <w:rPr>
              <w:lang w:val="es-ES"/>
            </w:rPr>
            <w:fldChar w:fldCharType="end"/>
          </w:r>
        </w:p>
      </w:sdtContent>
    </w:sdt>
    <w:p w:rsidR="00AE19BB" w:rsidRDefault="00AE19BB" w:rsidP="004B3BF0">
      <w:pPr>
        <w:jc w:val="both"/>
        <w:rPr>
          <w:rFonts w:asciiTheme="majorHAnsi" w:eastAsiaTheme="majorEastAsia" w:hAnsiTheme="majorHAnsi" w:cstheme="majorBidi"/>
          <w:b/>
          <w:bCs/>
          <w:color w:val="365F91" w:themeColor="accent1" w:themeShade="BF"/>
          <w:sz w:val="28"/>
          <w:szCs w:val="28"/>
        </w:rPr>
      </w:pPr>
      <w:r>
        <w:br w:type="page"/>
      </w:r>
    </w:p>
    <w:p w:rsidR="00D9269C" w:rsidRDefault="00D9269C" w:rsidP="004B3BF0">
      <w:pPr>
        <w:pStyle w:val="Ttulo1"/>
        <w:jc w:val="both"/>
      </w:pPr>
      <w:bookmarkStart w:id="0" w:name="_Toc246253183"/>
      <w:r>
        <w:lastRenderedPageBreak/>
        <w:t>Capítulo I: Introducción</w:t>
      </w:r>
      <w:bookmarkEnd w:id="0"/>
      <w:r>
        <w:t xml:space="preserve"> </w:t>
      </w:r>
    </w:p>
    <w:p w:rsidR="00D9269C" w:rsidRDefault="00D9269C" w:rsidP="004B3BF0">
      <w:pPr>
        <w:pStyle w:val="Ttulo2"/>
        <w:numPr>
          <w:ilvl w:val="0"/>
          <w:numId w:val="28"/>
        </w:numPr>
        <w:jc w:val="both"/>
      </w:pPr>
      <w:bookmarkStart w:id="1" w:name="_Toc246253184"/>
      <w:r>
        <w:t>Antecedentes.</w:t>
      </w:r>
      <w:bookmarkEnd w:id="1"/>
    </w:p>
    <w:p w:rsidR="00D9269C" w:rsidRPr="00D9269C" w:rsidRDefault="00D9269C" w:rsidP="007E4A2C">
      <w:pPr>
        <w:jc w:val="both"/>
      </w:pPr>
      <w:r>
        <w:t xml:space="preserve">En chile las empresas de tipo pymes según un estudio publicado en mayo del 2008 por el ministerio de economía llamado </w:t>
      </w:r>
      <w:r w:rsidRPr="00D9269C">
        <w:rPr>
          <w:color w:val="1A1A1A"/>
          <w:lang w:val="es-ES"/>
        </w:rPr>
        <w:t>LA DINÁMICA EMPRESARIAL EN CHILE (1999-2006)</w:t>
      </w:r>
      <w:r w:rsidR="00097AC9">
        <w:t>,</w:t>
      </w:r>
      <w:r w:rsidRPr="00D9269C">
        <w:t xml:space="preserve"> expone el impacto de las pymes en el país y se realiza un catastro de empresas Pymes catalogadas por rubro entre los años 1999 y 2006.</w:t>
      </w:r>
    </w:p>
    <w:p w:rsidR="000647B7" w:rsidRDefault="00D9269C" w:rsidP="000647B7">
      <w:pPr>
        <w:jc w:val="both"/>
      </w:pPr>
      <w:r w:rsidRPr="00D9269C">
        <w:t>Dentro de este estudio el porcentaje de participación desde 1999 al 2006 en el mercado de las empresas del rubro de servicios técnicos y profesionales  es de un 8,97.Este porcentaje se ha incrementado durante esos años y equivale a una cantidad de 85.983 empresas del rubro.</w:t>
      </w:r>
      <w:r w:rsidR="000647B7">
        <w:t xml:space="preserve"> La categoría de servicios técnicos electrónicos se encuentra dentro de </w:t>
      </w:r>
      <w:r w:rsidR="00E81BF6">
        <w:t>esta cantidad</w:t>
      </w:r>
      <w:r w:rsidR="000647B7">
        <w:t>.</w:t>
      </w:r>
      <w:r w:rsidR="000647B7" w:rsidRPr="000647B7">
        <w:t xml:space="preserve"> </w:t>
      </w:r>
      <w:r w:rsidR="000647B7">
        <w:t>Según las páginas amarillas.cl registra 962 empresas de tipo de servicio técnico electrónico.</w:t>
      </w:r>
    </w:p>
    <w:p w:rsidR="001A783A" w:rsidRDefault="001A783A" w:rsidP="007E4A2C">
      <w:pPr>
        <w:jc w:val="both"/>
      </w:pPr>
      <w:r>
        <w:t xml:space="preserve">Otro estudio realizado por el </w:t>
      </w:r>
      <w:r w:rsidRPr="00A32FBB">
        <w:t>Centro de Estudios de la Economía Digital de la Cámara de Comercio de Santiago y el Instituto de Estudios Mediales de la Pontificia Universidad de Católica de Chile en el año 2005</w:t>
      </w:r>
      <w:r>
        <w:t xml:space="preserve"> llamado </w:t>
      </w:r>
      <w:r w:rsidRPr="00A32FBB">
        <w:t>proyecto BIT</w:t>
      </w:r>
      <w:r w:rsidR="007E4A2C">
        <w:t xml:space="preserve"> </w:t>
      </w:r>
      <w:r w:rsidRPr="00A32FBB">
        <w:t xml:space="preserve">indica </w:t>
      </w:r>
      <w:r>
        <w:t xml:space="preserve">que </w:t>
      </w:r>
      <w:r w:rsidRPr="00A32FBB">
        <w:t>a pesar de la enorme brecha que existe en tecnología</w:t>
      </w:r>
      <w:r>
        <w:t xml:space="preserve"> entre las empresas</w:t>
      </w:r>
      <w:r w:rsidR="000647B7">
        <w:t>,</w:t>
      </w:r>
      <w:r w:rsidRPr="00A32FBB">
        <w:t xml:space="preserve"> las pequeñas y medianas tienen </w:t>
      </w:r>
      <w:r>
        <w:t>el 16</w:t>
      </w:r>
      <w:r w:rsidRPr="00A32FBB">
        <w:t>% de uso de tecnologías de información.</w:t>
      </w:r>
    </w:p>
    <w:p w:rsidR="000647B7" w:rsidRDefault="007E4A2C" w:rsidP="007E4A2C">
      <w:pPr>
        <w:jc w:val="both"/>
        <w:rPr>
          <w:rFonts w:eastAsia="Times New Roman"/>
          <w:lang w:val="es-ES" w:eastAsia="es-ES"/>
        </w:rPr>
      </w:pPr>
      <w:r w:rsidRPr="00A32FBB">
        <w:t xml:space="preserve">En una entrevista realizada el </w:t>
      </w:r>
      <w:r w:rsidRPr="00A32FBB">
        <w:rPr>
          <w:rStyle w:val="fecha"/>
          <w:szCs w:val="24"/>
        </w:rPr>
        <w:t>29</w:t>
      </w:r>
      <w:r w:rsidR="000647B7">
        <w:rPr>
          <w:rStyle w:val="fecha"/>
          <w:szCs w:val="24"/>
        </w:rPr>
        <w:t xml:space="preserve"> del 07 del </w:t>
      </w:r>
      <w:r w:rsidRPr="00A32FBB">
        <w:rPr>
          <w:rStyle w:val="fecha"/>
          <w:szCs w:val="24"/>
        </w:rPr>
        <w:t>2009</w:t>
      </w:r>
      <w:r w:rsidRPr="00A32FBB">
        <w:t xml:space="preserve"> a Carlos Recabarren presidente de la Cámara de Comercio Electrónico a cooperativa.</w:t>
      </w:r>
      <w:r w:rsidR="000647B7">
        <w:t>cl</w:t>
      </w:r>
      <w:r w:rsidRPr="007E4A2C">
        <w:rPr>
          <w:rFonts w:eastAsia="Times New Roman"/>
          <w:lang w:val="es-ES" w:eastAsia="es-ES"/>
        </w:rPr>
        <w:t xml:space="preserve"> muestra que el 10% de las Pymes utiliza tecnología en sus procesos de negocio. </w:t>
      </w:r>
    </w:p>
    <w:p w:rsidR="007E4A2C" w:rsidRPr="007E4A2C" w:rsidRDefault="007E4A2C" w:rsidP="007E4A2C">
      <w:pPr>
        <w:jc w:val="both"/>
      </w:pPr>
      <w:r w:rsidRPr="007E4A2C">
        <w:t xml:space="preserve">Otro factor importante que no se ha considerado y que muchas empresas pymes desconocen es que existen cofinanciamientos de la </w:t>
      </w:r>
      <w:r>
        <w:t>C</w:t>
      </w:r>
      <w:r w:rsidRPr="007E4A2C">
        <w:t xml:space="preserve">ámara de </w:t>
      </w:r>
      <w:r>
        <w:t>C</w:t>
      </w:r>
      <w:r w:rsidRPr="007E4A2C">
        <w:t xml:space="preserve">omercio y </w:t>
      </w:r>
      <w:r>
        <w:t>C</w:t>
      </w:r>
      <w:r w:rsidRPr="007E4A2C">
        <w:t xml:space="preserve">ORFO para empresas </w:t>
      </w:r>
      <w:r w:rsidR="0052465F">
        <w:t>P</w:t>
      </w:r>
      <w:r w:rsidR="003C7409">
        <w:t>ymes en tema de TI</w:t>
      </w:r>
      <w:r w:rsidRPr="007E4A2C">
        <w:t xml:space="preserve"> un ejemplo es </w:t>
      </w:r>
      <w:r w:rsidR="0052465F">
        <w:t>P</w:t>
      </w:r>
      <w:r w:rsidRPr="007E4A2C">
        <w:t xml:space="preserve">yme21 de la </w:t>
      </w:r>
      <w:r>
        <w:t>Cámara de C</w:t>
      </w:r>
      <w:r w:rsidRPr="007E4A2C">
        <w:t>omercio e</w:t>
      </w:r>
      <w:r w:rsidR="0052465F">
        <w:t>ste es un p</w:t>
      </w:r>
      <w:r w:rsidRPr="007E4A2C">
        <w:t>rograma que apoya la incorporación de tecnologías de información, para modernizar la empresa y mejorar su gestión.</w:t>
      </w:r>
    </w:p>
    <w:p w:rsidR="007E4A2C" w:rsidRPr="007E4A2C" w:rsidRDefault="007E4A2C" w:rsidP="007E4A2C">
      <w:pPr>
        <w:jc w:val="both"/>
      </w:pPr>
      <w:r w:rsidRPr="007E4A2C">
        <w:t>A través de este programa, Pyme'21 ha apoyado la implementación de más de 1.600 proyectos que han permitido a las empresas generar importantes mejoras en el orden y control de sus procesos, disminución de costos, aumento de ventas y generación de nuevos negocios.</w:t>
      </w:r>
    </w:p>
    <w:p w:rsidR="007E4A2C" w:rsidRPr="007E4A2C" w:rsidRDefault="007E4A2C" w:rsidP="007E4A2C">
      <w:pPr>
        <w:jc w:val="both"/>
      </w:pPr>
      <w:r w:rsidRPr="007E4A2C">
        <w:t>Consiste en la contratación de una consultoría especializada en el desarrollo e implementación de sistemas de información, que generen mejoras en la gestión y la productividad de la empresa.</w:t>
      </w:r>
    </w:p>
    <w:p w:rsidR="007E4A2C" w:rsidRDefault="007E4A2C" w:rsidP="007E4A2C">
      <w:pPr>
        <w:jc w:val="both"/>
      </w:pPr>
      <w:r w:rsidRPr="007E4A2C">
        <w:t xml:space="preserve">Estos beneficios a veces desconocidos se pueden utilizar a favor de los potenciales clientes para que puedan adquirir </w:t>
      </w:r>
      <w:r w:rsidR="000647B7">
        <w:t>un</w:t>
      </w:r>
      <w:r w:rsidRPr="007E4A2C">
        <w:t xml:space="preserve"> sistema.</w:t>
      </w:r>
    </w:p>
    <w:p w:rsidR="007E4A2C" w:rsidRPr="007E4A2C" w:rsidRDefault="007E4A2C" w:rsidP="007E4A2C">
      <w:pPr>
        <w:jc w:val="both"/>
      </w:pPr>
      <w:r w:rsidRPr="007E4A2C">
        <w:lastRenderedPageBreak/>
        <w:t>Con la información recopilada anteriormente el 10% de las pymes utiliza tecnologías de la in</w:t>
      </w:r>
      <w:r w:rsidR="00292D5B">
        <w:t xml:space="preserve">formación el proyecto abarcara </w:t>
      </w:r>
      <w:r w:rsidR="000647B7">
        <w:t xml:space="preserve">el </w:t>
      </w:r>
      <w:r w:rsidR="007C07B8">
        <w:t>3</w:t>
      </w:r>
      <w:r w:rsidRPr="007E4A2C">
        <w:t xml:space="preserve">% </w:t>
      </w:r>
      <w:r w:rsidR="000647B7">
        <w:t>del mercado de los servicios técnicos electrónicos.</w:t>
      </w:r>
      <w:r w:rsidRPr="007E4A2C">
        <w:t xml:space="preserve"> </w:t>
      </w:r>
    </w:p>
    <w:p w:rsidR="00552D28" w:rsidRPr="00E81BF6" w:rsidRDefault="00D9269C" w:rsidP="00173BEB">
      <w:pPr>
        <w:jc w:val="both"/>
        <w:rPr>
          <w:u w:val="single"/>
        </w:rPr>
      </w:pPr>
      <w:r w:rsidRPr="00D9269C">
        <w:t>Esto convierte a las empresas de servicio</w:t>
      </w:r>
      <w:r w:rsidR="007E4A2C">
        <w:t xml:space="preserve"> técnico</w:t>
      </w:r>
      <w:r w:rsidRPr="00D9269C">
        <w:t xml:space="preserve"> en un mercado potencial para ofrecer un servicio de software de bajo costo y que se adapte a sus necesidades</w:t>
      </w:r>
      <w:r w:rsidR="00E81BF6">
        <w:t xml:space="preserve"> es por esto que el siguiente proyecto se enfoca en este tipo de empresas.</w:t>
      </w:r>
      <w:r w:rsidR="00552D28">
        <w:br w:type="page"/>
      </w:r>
    </w:p>
    <w:p w:rsidR="00D9269C" w:rsidRDefault="00D9269C" w:rsidP="004B3BF0">
      <w:pPr>
        <w:pStyle w:val="Ttulo2"/>
        <w:numPr>
          <w:ilvl w:val="0"/>
          <w:numId w:val="28"/>
        </w:numPr>
        <w:jc w:val="both"/>
      </w:pPr>
      <w:bookmarkStart w:id="2" w:name="_Toc246253185"/>
      <w:r>
        <w:lastRenderedPageBreak/>
        <w:t>Descripción de la organización.</w:t>
      </w:r>
      <w:bookmarkEnd w:id="2"/>
    </w:p>
    <w:p w:rsidR="00D9269C" w:rsidRDefault="00D9269C" w:rsidP="004B3BF0">
      <w:pPr>
        <w:jc w:val="both"/>
      </w:pPr>
      <w:r>
        <w:t>La empresa es un servicio técnico electrónico el cual entrega servicios de reparación y revisión de productos electrónicos para diferentes marcas, sus clientes son empresas y particulares.</w:t>
      </w:r>
    </w:p>
    <w:p w:rsidR="00D9269C" w:rsidRDefault="00D9269C" w:rsidP="004B3BF0">
      <w:pPr>
        <w:pStyle w:val="Ttulo2"/>
        <w:numPr>
          <w:ilvl w:val="1"/>
          <w:numId w:val="28"/>
        </w:numPr>
        <w:jc w:val="both"/>
      </w:pPr>
      <w:bookmarkStart w:id="3" w:name="_Toc246253186"/>
      <w:r>
        <w:t>Funciones de la empresa.</w:t>
      </w:r>
      <w:bookmarkEnd w:id="3"/>
    </w:p>
    <w:p w:rsidR="001D1AD7" w:rsidRDefault="00D9269C" w:rsidP="004B3BF0">
      <w:pPr>
        <w:jc w:val="both"/>
      </w:pPr>
      <w:r>
        <w:t xml:space="preserve">Dentro de las funciones de la empresa se encuentran proporcionar un servicio de calidad en la asistencia técnica de productos defectuosos de distintas marcas. Estos productos son de garantías o reparaciones particulares. Para cumplir estos objetivos la empresa cuenta con personal dedicado a ciertas tareas como recepcionar, administrar, revisar, reparar y administrar la empresa. </w:t>
      </w:r>
    </w:p>
    <w:p w:rsidR="00D9269C" w:rsidRDefault="00D9269C" w:rsidP="004B3BF0">
      <w:pPr>
        <w:pStyle w:val="Ttulo2"/>
        <w:numPr>
          <w:ilvl w:val="1"/>
          <w:numId w:val="28"/>
        </w:numPr>
        <w:tabs>
          <w:tab w:val="left" w:pos="4111"/>
        </w:tabs>
        <w:jc w:val="both"/>
      </w:pPr>
      <w:bookmarkStart w:id="4" w:name="_Toc246253187"/>
      <w:r>
        <w:t>Estructura Organizacional.</w:t>
      </w:r>
      <w:bookmarkEnd w:id="4"/>
    </w:p>
    <w:p w:rsidR="00D9269C" w:rsidRPr="005F1ED0" w:rsidRDefault="00D9269C" w:rsidP="004B3BF0">
      <w:pPr>
        <w:jc w:val="both"/>
        <w:rPr>
          <w:vanish/>
          <w:specVanish/>
        </w:rPr>
      </w:pPr>
      <w:r>
        <w:t>Esta empresa cuenta con aproximadamente 30 trabajadores por sucursal entre ellos recepcionistas, administrativos y/o asistentes, técnicos, supervisores y gerente (figura 1).</w:t>
      </w:r>
    </w:p>
    <w:p w:rsidR="00D9269C" w:rsidRPr="004B7C3D" w:rsidRDefault="00D9269C" w:rsidP="004B3BF0">
      <w:pPr>
        <w:jc w:val="both"/>
        <w:rPr>
          <w:u w:val="single"/>
        </w:rPr>
      </w:pPr>
      <w:r>
        <w:t xml:space="preserve"> </w:t>
      </w:r>
    </w:p>
    <w:p w:rsidR="00D9269C" w:rsidRPr="00B634B3" w:rsidRDefault="00D9269C" w:rsidP="004B3BF0">
      <w:pPr>
        <w:jc w:val="both"/>
        <w:rPr>
          <w:vanish/>
          <w:specVanish/>
        </w:rPr>
      </w:pPr>
    </w:p>
    <w:p w:rsidR="00D9269C" w:rsidRDefault="00D9269C" w:rsidP="004B3BF0">
      <w:pPr>
        <w:jc w:val="both"/>
      </w:pPr>
      <w:r>
        <w:t xml:space="preserve"> Su estructura organizacional se detalla a continuación:</w:t>
      </w:r>
    </w:p>
    <w:p w:rsidR="00D9269C" w:rsidRPr="00B634B3" w:rsidRDefault="00D9269C" w:rsidP="004B3BF0">
      <w:pPr>
        <w:jc w:val="both"/>
        <w:rPr>
          <w:vanish/>
          <w:specVanish/>
        </w:rPr>
      </w:pPr>
    </w:p>
    <w:p w:rsidR="00D9269C" w:rsidRPr="00B634B3" w:rsidRDefault="00D9269C" w:rsidP="004B3BF0">
      <w:pPr>
        <w:pStyle w:val="Prrafodelista"/>
        <w:numPr>
          <w:ilvl w:val="0"/>
          <w:numId w:val="2"/>
        </w:numPr>
        <w:jc w:val="both"/>
        <w:rPr>
          <w:vanish/>
          <w:specVanish/>
        </w:rPr>
      </w:pPr>
      <w:r>
        <w:rPr>
          <w:b/>
        </w:rPr>
        <w:t xml:space="preserve"> </w:t>
      </w:r>
      <w:r w:rsidRPr="007F380D">
        <w:rPr>
          <w:b/>
        </w:rPr>
        <w:t>Recepcionista:</w:t>
      </w:r>
      <w:r>
        <w:t xml:space="preserve"> es el encargado de recibir los productos que ingresan al servicio técnico ya sea directamente de un cliente o de un distribuidor.</w:t>
      </w:r>
    </w:p>
    <w:p w:rsidR="00D9269C" w:rsidRDefault="00D9269C" w:rsidP="004B3BF0">
      <w:pPr>
        <w:pStyle w:val="Prrafodelista"/>
        <w:jc w:val="both"/>
      </w:pPr>
    </w:p>
    <w:p w:rsidR="00D9269C" w:rsidRDefault="00D9269C" w:rsidP="004B3BF0">
      <w:pPr>
        <w:pStyle w:val="Prrafodelista"/>
        <w:jc w:val="both"/>
      </w:pPr>
      <w:r>
        <w:t xml:space="preserve"> </w:t>
      </w:r>
    </w:p>
    <w:p w:rsidR="00D9269C" w:rsidRDefault="00D9269C" w:rsidP="004B3BF0">
      <w:pPr>
        <w:pStyle w:val="Prrafodelista"/>
        <w:numPr>
          <w:ilvl w:val="0"/>
          <w:numId w:val="2"/>
        </w:numPr>
        <w:jc w:val="both"/>
      </w:pPr>
      <w:r w:rsidRPr="007F380D">
        <w:rPr>
          <w:b/>
        </w:rPr>
        <w:t>Administrativo</w:t>
      </w:r>
      <w:r>
        <w:rPr>
          <w:b/>
        </w:rPr>
        <w:t xml:space="preserve"> y/o Asistente</w:t>
      </w:r>
      <w:r w:rsidRPr="007F380D">
        <w:rPr>
          <w:b/>
        </w:rPr>
        <w:t>:</w:t>
      </w:r>
      <w:r>
        <w:t xml:space="preserve"> es el encargado de administrar, gestionar y controlar la asignación de trabajo del personal técnico y el estado de todos los productos del servicio técnico, además de aprobar las solicitudes de pedidos de repuestos ya sean por garantías o particulares.</w:t>
      </w:r>
    </w:p>
    <w:p w:rsidR="00D9269C" w:rsidRDefault="00D9269C" w:rsidP="004B3BF0">
      <w:pPr>
        <w:pStyle w:val="Prrafodelista"/>
        <w:jc w:val="both"/>
      </w:pPr>
    </w:p>
    <w:p w:rsidR="00D9269C" w:rsidRDefault="00D9269C" w:rsidP="004B3BF0">
      <w:pPr>
        <w:pStyle w:val="Prrafodelista"/>
        <w:numPr>
          <w:ilvl w:val="0"/>
          <w:numId w:val="2"/>
        </w:numPr>
        <w:jc w:val="both"/>
      </w:pPr>
      <w:r w:rsidRPr="007F380D">
        <w:rPr>
          <w:b/>
        </w:rPr>
        <w:t>Técnico:</w:t>
      </w:r>
      <w:r>
        <w:t xml:space="preserve"> es el encargado de revisar, diagnosticar y reparar los artículos ingresados al servicio técnico.</w:t>
      </w:r>
    </w:p>
    <w:p w:rsidR="00D9269C" w:rsidRDefault="00D9269C" w:rsidP="004B3BF0">
      <w:pPr>
        <w:pStyle w:val="Prrafodelista"/>
        <w:jc w:val="both"/>
      </w:pPr>
    </w:p>
    <w:p w:rsidR="00D9269C" w:rsidRDefault="00D9269C" w:rsidP="004B3BF0">
      <w:pPr>
        <w:pStyle w:val="Prrafodelista"/>
        <w:numPr>
          <w:ilvl w:val="0"/>
          <w:numId w:val="2"/>
        </w:numPr>
        <w:jc w:val="both"/>
      </w:pPr>
      <w:r w:rsidRPr="007F380D">
        <w:rPr>
          <w:b/>
        </w:rPr>
        <w:t>Supervisores:</w:t>
      </w:r>
      <w:r>
        <w:t xml:space="preserve"> son los encargados de supervisar áreas de la empresa, teniendo a su cargo empleados por área estos son supervisor área técnica, supervisor área administrativa, supervisor área recepción y entrega.</w:t>
      </w:r>
    </w:p>
    <w:p w:rsidR="00D9269C" w:rsidRDefault="00D9269C" w:rsidP="004B3BF0">
      <w:pPr>
        <w:pStyle w:val="Prrafodelista"/>
        <w:jc w:val="both"/>
      </w:pPr>
    </w:p>
    <w:p w:rsidR="00D9269C" w:rsidRDefault="00D9269C" w:rsidP="004B3BF0">
      <w:pPr>
        <w:pStyle w:val="Prrafodelista"/>
        <w:numPr>
          <w:ilvl w:val="0"/>
          <w:numId w:val="2"/>
        </w:numPr>
        <w:jc w:val="both"/>
      </w:pPr>
      <w:r w:rsidRPr="007F380D">
        <w:rPr>
          <w:b/>
        </w:rPr>
        <w:t>Recursos Humanos:</w:t>
      </w:r>
      <w:r>
        <w:t xml:space="preserve"> es el personal encargado de los empleados de la empresa, ellos reciben informes  del las diferentes áreas, para realizar el pago sueldos, beneficios, comisiones.</w:t>
      </w:r>
    </w:p>
    <w:p w:rsidR="00D9269C" w:rsidRDefault="00D9269C" w:rsidP="004B3BF0">
      <w:pPr>
        <w:pStyle w:val="Prrafodelista"/>
        <w:jc w:val="both"/>
      </w:pPr>
    </w:p>
    <w:p w:rsidR="00D9269C" w:rsidRPr="00B634B3" w:rsidRDefault="00D9269C" w:rsidP="004B3BF0">
      <w:pPr>
        <w:pStyle w:val="Prrafodelista"/>
        <w:numPr>
          <w:ilvl w:val="0"/>
          <w:numId w:val="2"/>
        </w:numPr>
        <w:jc w:val="both"/>
        <w:rPr>
          <w:vanish/>
          <w:specVanish/>
        </w:rPr>
      </w:pPr>
      <w:r w:rsidRPr="007F380D">
        <w:rPr>
          <w:b/>
        </w:rPr>
        <w:t>Geren</w:t>
      </w:r>
      <w:r>
        <w:rPr>
          <w:b/>
        </w:rPr>
        <w:t>te General</w:t>
      </w:r>
      <w:r w:rsidRPr="007F380D">
        <w:rPr>
          <w:b/>
        </w:rPr>
        <w:t>:</w:t>
      </w:r>
      <w:r>
        <w:t xml:space="preserve"> es el encargado de velar que la empresa cumpla con su misión, y </w:t>
      </w:r>
      <w:r w:rsidRPr="00A82270">
        <w:t>toma</w:t>
      </w:r>
      <w:r>
        <w:t xml:space="preserve"> de decisiones para el funcionamiento y crecimiento de la empresa.</w:t>
      </w:r>
    </w:p>
    <w:p w:rsidR="00D9269C" w:rsidRDefault="00D9269C" w:rsidP="004B3BF0">
      <w:pPr>
        <w:jc w:val="both"/>
      </w:pPr>
    </w:p>
    <w:p w:rsidR="00D9269C" w:rsidRDefault="00D9269C" w:rsidP="00E75F3D">
      <w:pPr>
        <w:jc w:val="center"/>
      </w:pPr>
      <w:r w:rsidRPr="00D9269C">
        <w:rPr>
          <w:noProof/>
          <w:lang w:eastAsia="es-CL"/>
        </w:rPr>
        <w:lastRenderedPageBreak/>
        <w:drawing>
          <wp:inline distT="0" distB="0" distL="0" distR="0">
            <wp:extent cx="4441190" cy="1732915"/>
            <wp:effectExtent l="19050" t="0" r="0" b="0"/>
            <wp:docPr id="7" name="1 Imagen" descr="Organi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grama.jpg"/>
                    <pic:cNvPicPr/>
                  </pic:nvPicPr>
                  <pic:blipFill>
                    <a:blip r:embed="rId8" cstate="print"/>
                    <a:stretch>
                      <a:fillRect/>
                    </a:stretch>
                  </pic:blipFill>
                  <pic:spPr>
                    <a:xfrm>
                      <a:off x="0" y="0"/>
                      <a:ext cx="4441190" cy="1732915"/>
                    </a:xfrm>
                    <a:prstGeom prst="rect">
                      <a:avLst/>
                    </a:prstGeom>
                  </pic:spPr>
                </pic:pic>
              </a:graphicData>
            </a:graphic>
          </wp:inline>
        </w:drawing>
      </w:r>
    </w:p>
    <w:p w:rsidR="008D1545" w:rsidRDefault="00D9269C" w:rsidP="00E75F3D">
      <w:pPr>
        <w:jc w:val="center"/>
      </w:pPr>
      <w:r>
        <w:t>Figura 1: Organigrama Servicio Técnico</w:t>
      </w:r>
    </w:p>
    <w:p w:rsidR="00D9269C" w:rsidRDefault="00D9269C" w:rsidP="004B3BF0">
      <w:pPr>
        <w:pStyle w:val="Ttulo2"/>
        <w:numPr>
          <w:ilvl w:val="1"/>
          <w:numId w:val="28"/>
        </w:numPr>
        <w:jc w:val="both"/>
      </w:pPr>
      <w:bookmarkStart w:id="5" w:name="_Toc246253188"/>
      <w:r>
        <w:t>Metodología de trabajo.</w:t>
      </w:r>
      <w:bookmarkEnd w:id="5"/>
    </w:p>
    <w:p w:rsidR="00D9269C" w:rsidRPr="00D9269C" w:rsidRDefault="00D9269C" w:rsidP="004B3BF0">
      <w:pPr>
        <w:jc w:val="both"/>
        <w:rPr>
          <w:vanish/>
        </w:rPr>
      </w:pPr>
      <w:r>
        <w:t xml:space="preserve">Los procesos del servicio técnico se efectúan de la siguiente forma: </w:t>
      </w:r>
    </w:p>
    <w:p w:rsidR="00D9269C" w:rsidRPr="00D9269C" w:rsidRDefault="00D9269C" w:rsidP="004B3BF0">
      <w:pPr>
        <w:jc w:val="both"/>
        <w:rPr>
          <w:vanish/>
          <w:specVanish/>
        </w:rPr>
      </w:pPr>
      <w:r>
        <w:t xml:space="preserve"> Un cliente llega al servicio técnico  con su artículo electrónico defectuoso  y  es atendido por un recepcionista, el cual recibe su producto generando una orden de trabajo en la cual consta que el articulo fue ingresado al servicio técnico entregando una copia de este documento al cliente y otra quedara en posesión del servicio técnico.</w:t>
      </w:r>
    </w:p>
    <w:p w:rsidR="00D9269C" w:rsidRDefault="00D9269C" w:rsidP="004B3BF0">
      <w:pPr>
        <w:jc w:val="both"/>
      </w:pPr>
      <w:r>
        <w:t xml:space="preserve"> </w:t>
      </w:r>
    </w:p>
    <w:p w:rsidR="00D9269C" w:rsidRDefault="00D9269C" w:rsidP="004B3BF0">
      <w:pPr>
        <w:jc w:val="both"/>
      </w:pPr>
      <w:r>
        <w:t>El recepcionista procede a identificar el articulo con un número que asigna dependiendo de la orden de trabajo el número debe estar en la orden y en  el artículo.</w:t>
      </w:r>
    </w:p>
    <w:p w:rsidR="00D9269C" w:rsidRDefault="00D9269C" w:rsidP="004B3BF0">
      <w:pPr>
        <w:jc w:val="both"/>
      </w:pPr>
      <w:r>
        <w:t>Luego el personal administrativo verifica los ingresos de artículos procediendo a asignar ese trabajo a los técnicos según especialidad, en ningún caso se verifica su disponibilidad de tiempo o carga de trabajo solo se asigna el artículo para que lo revise.</w:t>
      </w:r>
    </w:p>
    <w:p w:rsidR="00D9269C" w:rsidRDefault="00D9269C" w:rsidP="004B3BF0">
      <w:pPr>
        <w:jc w:val="both"/>
      </w:pPr>
      <w:r>
        <w:t>El técnico al ver sus ordenes de trabajo asignadas procede a realizar la revisión de los artículos y a emitir un diagnostico el cual, puede ser pendiente, reparado, sin garantía, o sin reparación.</w:t>
      </w:r>
    </w:p>
    <w:p w:rsidR="00D9269C" w:rsidRDefault="00D9269C" w:rsidP="004B3BF0">
      <w:pPr>
        <w:jc w:val="both"/>
      </w:pPr>
      <w:r>
        <w:t>Una vez terminado el diagnostico del articulo el técnico entrega al administrativo que le asigno el trabajo el resultado de su diagnostico este resultado puede tener diferentes continuaciones en su flujo normal, ya sea que se necesita un repuesto de reemplazo, que quedara pendiente por información como manuales esquemáticos de circuitos o configuraciones especiales, los cuales deben ser solicitados a la marca del articulo en revisión.</w:t>
      </w:r>
    </w:p>
    <w:p w:rsidR="00D9269C" w:rsidRDefault="00D9269C" w:rsidP="004B3BF0">
      <w:pPr>
        <w:jc w:val="both"/>
      </w:pPr>
      <w:r>
        <w:t>Luego el administrativo procede a realizar la gestión de la orden que puede ser cambiar su estado de en revisión a pendiente, reparado, sin garantía o sin reparación.</w:t>
      </w:r>
    </w:p>
    <w:p w:rsidR="00D9269C" w:rsidRDefault="00D9269C" w:rsidP="004B3BF0">
      <w:pPr>
        <w:jc w:val="both"/>
      </w:pPr>
      <w:r>
        <w:t xml:space="preserve">Cuando el proceso finaliza es porque ya se encuentra reparado el artículo, esto debería continuar  haciendo llegar una notificación al cliente que su artículo está listo ya sea por </w:t>
      </w:r>
      <w:r>
        <w:lastRenderedPageBreak/>
        <w:t>teléfono o vía email, la mayoría de las veces este proceso no se realiza por un tema de recursos y tiempo.</w:t>
      </w:r>
    </w:p>
    <w:p w:rsidR="00D9269C" w:rsidRDefault="00D9269C" w:rsidP="004B3BF0">
      <w:pPr>
        <w:jc w:val="both"/>
      </w:pPr>
      <w:r>
        <w:t xml:space="preserve">Es posible apreciar el flujo de trabajo en la Figura 2. Flujo de trabajo de un Servicio Técnico </w:t>
      </w:r>
    </w:p>
    <w:p w:rsidR="00D9269C" w:rsidRDefault="00D9269C" w:rsidP="00E75F3D">
      <w:pPr>
        <w:jc w:val="center"/>
      </w:pPr>
      <w:r w:rsidRPr="00D9269C">
        <w:rPr>
          <w:noProof/>
          <w:lang w:eastAsia="es-CL"/>
        </w:rPr>
        <w:drawing>
          <wp:inline distT="0" distB="0" distL="0" distR="0">
            <wp:extent cx="4972050" cy="3276600"/>
            <wp:effectExtent l="57150" t="19050" r="19050" b="0"/>
            <wp:docPr id="8" name="3 Imagen" descr="flujo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jo01.jpg"/>
                    <pic:cNvPicPr/>
                  </pic:nvPicPr>
                  <pic:blipFill>
                    <a:blip r:embed="rId9" cstate="print"/>
                    <a:stretch>
                      <a:fillRect/>
                    </a:stretch>
                  </pic:blipFill>
                  <pic:spPr>
                    <a:xfrm>
                      <a:off x="0" y="0"/>
                      <a:ext cx="4974313" cy="3278091"/>
                    </a:xfrm>
                    <a:prstGeom prst="rect">
                      <a:avLst/>
                    </a:prstGeom>
                    <a:scene3d>
                      <a:camera prst="orthographicFront"/>
                      <a:lightRig rig="threePt" dir="t"/>
                    </a:scene3d>
                    <a:sp3d extrusionH="76200">
                      <a:extrusionClr>
                        <a:schemeClr val="tx1"/>
                      </a:extrusionClr>
                    </a:sp3d>
                  </pic:spPr>
                </pic:pic>
              </a:graphicData>
            </a:graphic>
          </wp:inline>
        </w:drawing>
      </w:r>
    </w:p>
    <w:p w:rsidR="00D9269C" w:rsidRDefault="00D9269C" w:rsidP="00E75F3D">
      <w:pPr>
        <w:jc w:val="center"/>
      </w:pPr>
      <w:r>
        <w:t>Figura 2: Flujo de trabajo de un Servicio Técnico</w:t>
      </w:r>
    </w:p>
    <w:p w:rsidR="005F1B0B" w:rsidRPr="00D9269C" w:rsidRDefault="00ED513A" w:rsidP="004B3BF0">
      <w:pPr>
        <w:jc w:val="both"/>
      </w:pPr>
      <w:r>
        <w:br w:type="page"/>
      </w:r>
    </w:p>
    <w:p w:rsidR="00D9269C" w:rsidRDefault="00D9269C" w:rsidP="004B3BF0">
      <w:pPr>
        <w:pStyle w:val="Ttulo2"/>
        <w:numPr>
          <w:ilvl w:val="0"/>
          <w:numId w:val="28"/>
        </w:numPr>
        <w:jc w:val="both"/>
      </w:pPr>
      <w:bookmarkStart w:id="6" w:name="_Toc246253189"/>
      <w:r>
        <w:lastRenderedPageBreak/>
        <w:t>Descripción del problema.</w:t>
      </w:r>
      <w:bookmarkEnd w:id="6"/>
    </w:p>
    <w:p w:rsidR="000425AC" w:rsidRDefault="000425AC" w:rsidP="004B3BF0">
      <w:pPr>
        <w:jc w:val="both"/>
      </w:pPr>
      <w:r>
        <w:t xml:space="preserve">Actualmente las empresas de servicio técnico poseen metodologías de trabajo que no son las más optimas para entregar un buen servicio al cliente, por ejemplo se puede apreciar que el tiempo de entrega  es extenso, no hay una comunicación directa con el cliente, los plazo se extienden, surgen problemas entre cliente y servicio, que derivan en denuncias, disconformidades y mala imagen de la empresa. </w:t>
      </w:r>
    </w:p>
    <w:p w:rsidR="000425AC" w:rsidRDefault="000425AC" w:rsidP="004B3BF0">
      <w:pPr>
        <w:jc w:val="both"/>
      </w:pPr>
      <w:r>
        <w:t xml:space="preserve"> Según lo expuesto anteriormente esta forma de trabajo se  realiza de manera ineficiente, muchas veces de modo artesanal o intuitivas, sin manejar un marco de trabajo optimo ni tampoco un registro detallado de los procesos realizados durante el transcurso del desarrollo de las tareas de la empresa.</w:t>
      </w:r>
    </w:p>
    <w:p w:rsidR="00D9269C" w:rsidRDefault="000425AC" w:rsidP="004B3BF0">
      <w:pPr>
        <w:jc w:val="both"/>
      </w:pPr>
      <w:r>
        <w:t>La mayoría de estas empresas como se menciona en los anteriormente en los antecedentes son de tipo PYMES y no tienen la capacidad de obtener sistemas de gran envergadura que permitan la asistencia de gestión de los procesos de la empresa y además cuentan con un presupuesto escaso para invertir en mejora</w:t>
      </w:r>
      <w:r w:rsidR="00B71F82">
        <w:t>s de tecnologías de información, algunas de estas empresas cuentan con sistemas antiguos que no cumplen completamente las necesidades de la empresa, como lo es la automatización de asignación de trabajo, y registro de ordenes de trabajo que permitan entregar información oportuna a los trabajadores de la empresa.</w:t>
      </w:r>
    </w:p>
    <w:p w:rsidR="00B71F82" w:rsidRPr="00D9269C" w:rsidRDefault="00B71F82" w:rsidP="004B3BF0">
      <w:pPr>
        <w:jc w:val="both"/>
      </w:pPr>
      <w:r>
        <w:t>La información expuesta se baso en dos empresas del rubro servicio técnico electrónico, las cuales presentan problemas similares. Estas empresas son Comercial Sel Boulevard y Servicio Técnico Autorizado Sindelen.</w:t>
      </w:r>
    </w:p>
    <w:p w:rsidR="00B51B25" w:rsidRDefault="00B51B25">
      <w:pPr>
        <w:rPr>
          <w:rFonts w:asciiTheme="majorHAnsi" w:eastAsiaTheme="majorEastAsia" w:hAnsiTheme="majorHAnsi" w:cstheme="majorBidi"/>
          <w:b/>
          <w:bCs/>
          <w:color w:val="4F81BD" w:themeColor="accent1"/>
          <w:sz w:val="26"/>
          <w:szCs w:val="26"/>
        </w:rPr>
      </w:pPr>
      <w:r>
        <w:br w:type="page"/>
      </w:r>
    </w:p>
    <w:p w:rsidR="00D9269C" w:rsidRDefault="00D9269C" w:rsidP="004B3BF0">
      <w:pPr>
        <w:pStyle w:val="Ttulo2"/>
        <w:numPr>
          <w:ilvl w:val="0"/>
          <w:numId w:val="28"/>
        </w:numPr>
        <w:jc w:val="both"/>
      </w:pPr>
      <w:bookmarkStart w:id="7" w:name="_Toc246253190"/>
      <w:r>
        <w:lastRenderedPageBreak/>
        <w:t>Formulación y delimitación del proyecto.</w:t>
      </w:r>
      <w:bookmarkEnd w:id="7"/>
    </w:p>
    <w:p w:rsidR="000425AC" w:rsidRPr="000425AC" w:rsidRDefault="000425AC" w:rsidP="004B3BF0">
      <w:pPr>
        <w:jc w:val="both"/>
      </w:pPr>
      <w:r w:rsidRPr="000425AC">
        <w:t xml:space="preserve">Este proyecto está enfocado en mejorar los procesos de trabajo dentro de los servicios técnicos y con esto permitir un crecimiento en calidad de servicio hacia sus clientes para esto se realizara un solución informática que permita controlar las tareas criticas del servicio como generar órdenes de trabajo, asignación de trabajo manual y automática a los técnicos, generación de listados por estado de artículos, y una correcta distribución de tareas dentro de los diferentes roles de la empresa. </w:t>
      </w:r>
    </w:p>
    <w:p w:rsidR="000425AC" w:rsidRDefault="000425AC" w:rsidP="004B3BF0">
      <w:pPr>
        <w:jc w:val="both"/>
      </w:pPr>
      <w:r w:rsidRPr="000425AC">
        <w:t>Esta solución no establece módulos de contabilidad, financieros, o inventario. Solo abarca los puntos mencionados en el párrafo anterior.</w:t>
      </w:r>
    </w:p>
    <w:p w:rsidR="00B26896" w:rsidRDefault="00B26896" w:rsidP="004B3BF0">
      <w:pPr>
        <w:jc w:val="both"/>
        <w:rPr>
          <w:rFonts w:asciiTheme="majorHAnsi" w:eastAsiaTheme="majorEastAsia" w:hAnsiTheme="majorHAnsi" w:cstheme="majorBidi"/>
          <w:b/>
          <w:bCs/>
          <w:color w:val="365F91" w:themeColor="accent1" w:themeShade="BF"/>
          <w:sz w:val="28"/>
          <w:szCs w:val="28"/>
        </w:rPr>
      </w:pPr>
      <w:r>
        <w:br w:type="page"/>
      </w:r>
    </w:p>
    <w:p w:rsidR="00535ACF" w:rsidRDefault="00535ACF" w:rsidP="004B3BF0">
      <w:pPr>
        <w:pStyle w:val="Ttulo1"/>
        <w:jc w:val="both"/>
      </w:pPr>
      <w:bookmarkStart w:id="8" w:name="_Toc246253191"/>
      <w:r>
        <w:lastRenderedPageBreak/>
        <w:t>Capítulo II: Marco Teórico.</w:t>
      </w:r>
      <w:bookmarkEnd w:id="8"/>
    </w:p>
    <w:p w:rsidR="00535ACF" w:rsidRDefault="00535ACF" w:rsidP="00535ACF">
      <w:pPr>
        <w:spacing w:before="100" w:beforeAutospacing="1" w:after="100" w:afterAutospacing="1"/>
        <w:jc w:val="both"/>
        <w:rPr>
          <w:rFonts w:cs="Arial"/>
          <w:szCs w:val="24"/>
        </w:rPr>
      </w:pPr>
      <w:r w:rsidRPr="00535ACF">
        <w:rPr>
          <w:rFonts w:cs="Arial"/>
          <w:szCs w:val="24"/>
        </w:rPr>
        <w:t xml:space="preserve">Este capítulo entrega la base teórica para entender el negocio de los servicios técnico como empresa y definir como se desarrollara este proyecto. Se divide en dos partes importantes que </w:t>
      </w:r>
      <w:r w:rsidR="001F5051" w:rsidRPr="00535ACF">
        <w:rPr>
          <w:rFonts w:cs="Arial"/>
          <w:szCs w:val="24"/>
        </w:rPr>
        <w:t>son:</w:t>
      </w:r>
      <w:r w:rsidRPr="00535ACF">
        <w:rPr>
          <w:rFonts w:cs="Arial"/>
          <w:szCs w:val="24"/>
        </w:rPr>
        <w:t xml:space="preserve"> “Conceptos básicos del negocio” y “Metodología de desarrollo”.</w:t>
      </w:r>
    </w:p>
    <w:p w:rsidR="00535ACF" w:rsidRDefault="00535ACF" w:rsidP="00535ACF">
      <w:pPr>
        <w:spacing w:before="100" w:beforeAutospacing="1" w:after="100" w:afterAutospacing="1"/>
        <w:jc w:val="both"/>
        <w:rPr>
          <w:rFonts w:cs="Arial"/>
          <w:szCs w:val="24"/>
        </w:rPr>
      </w:pPr>
      <w:r w:rsidRPr="00535ACF">
        <w:rPr>
          <w:rFonts w:cs="Arial"/>
          <w:szCs w:val="24"/>
        </w:rPr>
        <w:t xml:space="preserve"> La primera parte describe el negocio  en el cual se enfoca el proyecto. La segunda parte describe la metodología de Ingeniería de Software escogida para el desarrollo del proyecto y las herramientas de programación.</w:t>
      </w:r>
    </w:p>
    <w:p w:rsidR="00535ACF" w:rsidRDefault="00535ACF" w:rsidP="00535ACF">
      <w:pPr>
        <w:pStyle w:val="Ttulo2"/>
        <w:numPr>
          <w:ilvl w:val="0"/>
          <w:numId w:val="28"/>
        </w:numPr>
        <w:jc w:val="both"/>
      </w:pPr>
      <w:bookmarkStart w:id="9" w:name="_Toc246253192"/>
      <w:r>
        <w:t>Conceptos básicos de un servicio técnico electrónico.</w:t>
      </w:r>
      <w:bookmarkEnd w:id="9"/>
    </w:p>
    <w:p w:rsidR="00535ACF" w:rsidRPr="00535ACF" w:rsidRDefault="00535ACF" w:rsidP="00663C22">
      <w:pPr>
        <w:jc w:val="both"/>
        <w:rPr>
          <w:rFonts w:cs="Arial"/>
          <w:szCs w:val="24"/>
        </w:rPr>
      </w:pPr>
      <w:r w:rsidRPr="00535ACF">
        <w:rPr>
          <w:rFonts w:cs="Arial"/>
          <w:szCs w:val="24"/>
        </w:rPr>
        <w:t>A continuación se dan a conoces los principales conceptos del negocio de servicio técnico electrónico información que ayudara al lector a entender que es una orden de trabajo y que significa la asignación y algunos conceptos técnicos básicos.</w:t>
      </w:r>
    </w:p>
    <w:p w:rsidR="00535ACF" w:rsidRDefault="00535ACF" w:rsidP="00663C22">
      <w:pPr>
        <w:pStyle w:val="Prrafodelista"/>
        <w:numPr>
          <w:ilvl w:val="0"/>
          <w:numId w:val="41"/>
        </w:numPr>
        <w:jc w:val="both"/>
        <w:rPr>
          <w:rFonts w:cs="Arial"/>
          <w:szCs w:val="24"/>
        </w:rPr>
      </w:pPr>
      <w:r w:rsidRPr="00A03843">
        <w:rPr>
          <w:b/>
        </w:rPr>
        <w:t>Orden de trabajo</w:t>
      </w:r>
      <w:r w:rsidR="00A03843" w:rsidRPr="00A03843">
        <w:rPr>
          <w:b/>
        </w:rPr>
        <w:t xml:space="preserve">: </w:t>
      </w:r>
      <w:r w:rsidRPr="00A03843">
        <w:rPr>
          <w:rFonts w:cs="Arial"/>
          <w:szCs w:val="24"/>
        </w:rPr>
        <w:t>Una orden de trabajo o solicitud se llama al documento que es emitido por el servicio técnico donde se consta que el cliente deja su artículo en la empresa ya sea para ser reparado o revisado.</w:t>
      </w:r>
      <w:r w:rsidR="00A03843" w:rsidRPr="00A03843">
        <w:rPr>
          <w:rFonts w:cs="Arial"/>
          <w:szCs w:val="24"/>
        </w:rPr>
        <w:t xml:space="preserve"> </w:t>
      </w:r>
      <w:r w:rsidRPr="00A03843">
        <w:rPr>
          <w:rFonts w:cs="Arial"/>
          <w:szCs w:val="24"/>
        </w:rPr>
        <w:t xml:space="preserve">Este documento cuenta con la información necesaria para identificar un artículo, como lo son  los datos del cliente, datos del artículo,  y datos propios de la orden que es un </w:t>
      </w:r>
      <w:r w:rsidR="00D723B8" w:rsidRPr="00A03843">
        <w:rPr>
          <w:rFonts w:cs="Arial"/>
          <w:szCs w:val="24"/>
        </w:rPr>
        <w:t>número</w:t>
      </w:r>
      <w:r w:rsidRPr="00A03843">
        <w:rPr>
          <w:rFonts w:cs="Arial"/>
          <w:szCs w:val="24"/>
        </w:rPr>
        <w:t xml:space="preserve"> identificador, la falla, las condiciones que ingresa el artículo, fechas de ingreso y entrega.</w:t>
      </w:r>
    </w:p>
    <w:p w:rsid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Artículo o producto:</w:t>
      </w:r>
      <w:r w:rsidRPr="00A03843">
        <w:rPr>
          <w:rFonts w:cs="Arial"/>
          <w:szCs w:val="24"/>
        </w:rPr>
        <w:t xml:space="preserve"> Se</w:t>
      </w:r>
      <w:r w:rsidR="00535ACF" w:rsidRPr="00A03843">
        <w:rPr>
          <w:rFonts w:cs="Arial"/>
          <w:szCs w:val="24"/>
        </w:rPr>
        <w:t xml:space="preserve"> denomina de esta forma al aparato electrónico que se ingresa al servicio.</w:t>
      </w:r>
    </w:p>
    <w:p w:rsid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Condición:</w:t>
      </w:r>
      <w:r w:rsidRPr="00A03843">
        <w:rPr>
          <w:rFonts w:cs="Arial"/>
          <w:szCs w:val="24"/>
        </w:rPr>
        <w:t xml:space="preserve"> </w:t>
      </w:r>
      <w:r w:rsidR="00535ACF" w:rsidRPr="00A03843">
        <w:rPr>
          <w:rFonts w:cs="Arial"/>
          <w:szCs w:val="24"/>
        </w:rPr>
        <w:t>Indica en que condición física ingresa el artículo al servicio técnico como por ejemplo sin cargador, sin pilas, quebrado, sin teclas.</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Falla:</w:t>
      </w:r>
      <w:r w:rsidRPr="00A03843">
        <w:rPr>
          <w:rFonts w:cs="Arial"/>
          <w:szCs w:val="24"/>
        </w:rPr>
        <w:t xml:space="preserve"> </w:t>
      </w:r>
      <w:r w:rsidR="00535ACF" w:rsidRPr="00A03843">
        <w:rPr>
          <w:rFonts w:cs="Arial"/>
          <w:szCs w:val="24"/>
        </w:rPr>
        <w:t>Es la anomalía que presenta el artículo expresada como lo ve el cliente, por ejemplo no funciona audio. Esta definición en un principio no es muy explícita debido a que los clientes normalmente no tienen mucho conocimiento electrónico pero el técnico debido a su experiencia después emitirá un diagnostico indicando cual era el problema en realidad.</w:t>
      </w:r>
    </w:p>
    <w:p w:rsidR="00A03843" w:rsidRDefault="00A03843" w:rsidP="00663C22">
      <w:pPr>
        <w:jc w:val="both"/>
        <w:rPr>
          <w:rFonts w:cs="Arial"/>
          <w:szCs w:val="24"/>
          <w:lang w:val="es-ES_tradnl"/>
        </w:rPr>
      </w:pPr>
      <w:r>
        <w:rPr>
          <w:rFonts w:cs="Arial"/>
          <w:szCs w:val="24"/>
        </w:rPr>
        <w:br w:type="page"/>
      </w:r>
    </w:p>
    <w:p w:rsidR="00535ACF" w:rsidRDefault="00A03843" w:rsidP="00663C22">
      <w:pPr>
        <w:pStyle w:val="Prrafodelista"/>
        <w:numPr>
          <w:ilvl w:val="0"/>
          <w:numId w:val="41"/>
        </w:numPr>
        <w:jc w:val="both"/>
        <w:rPr>
          <w:rFonts w:cs="Arial"/>
          <w:szCs w:val="24"/>
        </w:rPr>
      </w:pPr>
      <w:r w:rsidRPr="00A03843">
        <w:rPr>
          <w:rFonts w:cs="Arial"/>
          <w:b/>
          <w:szCs w:val="24"/>
        </w:rPr>
        <w:lastRenderedPageBreak/>
        <w:t>Garantía:</w:t>
      </w:r>
      <w:r w:rsidRPr="00A03843">
        <w:rPr>
          <w:rFonts w:cs="Arial"/>
          <w:szCs w:val="24"/>
        </w:rPr>
        <w:t xml:space="preserve"> </w:t>
      </w:r>
      <w:r w:rsidR="00535ACF" w:rsidRPr="00A03843">
        <w:rPr>
          <w:rFonts w:cs="Arial"/>
          <w:szCs w:val="24"/>
        </w:rPr>
        <w:t xml:space="preserve">Es el derecho legal que establece la ley sobre los productos en el país. Con esto el cliente se asegura que tendrá un beneficio de reparación o cambio en caso de que falle si articulo dentro de los tres meses </w:t>
      </w:r>
      <w:r w:rsidRPr="00A03843">
        <w:rPr>
          <w:rFonts w:cs="Arial"/>
          <w:szCs w:val="24"/>
        </w:rPr>
        <w:t>legales. Si</w:t>
      </w:r>
      <w:r w:rsidR="00535ACF" w:rsidRPr="00A03843">
        <w:rPr>
          <w:rFonts w:cs="Arial"/>
          <w:szCs w:val="24"/>
        </w:rPr>
        <w:t xml:space="preserve"> bien algunos artículos tienen un poco más de tiempo en la duración de su garantía esto es netamente entregado por la marca del artículo y sobre eso es decisión de la marca cuanto tiempo extra dará de garantía por artículo.</w:t>
      </w:r>
    </w:p>
    <w:p w:rsid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Reparaciones particulares:</w:t>
      </w:r>
      <w:r w:rsidRPr="00A03843">
        <w:rPr>
          <w:rFonts w:cs="Arial"/>
          <w:szCs w:val="24"/>
        </w:rPr>
        <w:t xml:space="preserve"> Este</w:t>
      </w:r>
      <w:r w:rsidR="00535ACF" w:rsidRPr="00A03843">
        <w:rPr>
          <w:rFonts w:cs="Arial"/>
          <w:szCs w:val="24"/>
        </w:rPr>
        <w:t xml:space="preserve"> término se les da a las reparaciones que se realizan a artículos que han expirado su periodo de garantía, y los clientes deben cancelar por la reparación de estos.</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Póliza de garantía:</w:t>
      </w:r>
      <w:r>
        <w:rPr>
          <w:rFonts w:cs="Arial"/>
          <w:szCs w:val="24"/>
        </w:rPr>
        <w:t xml:space="preserve"> </w:t>
      </w:r>
      <w:r w:rsidR="00535ACF" w:rsidRPr="00A03843">
        <w:rPr>
          <w:rFonts w:cs="Arial"/>
          <w:szCs w:val="24"/>
        </w:rPr>
        <w:t>Es el documento que se adjunta en el articulo al momento de comprar un artículo de una marca especifica en este documento se indican los centros o servicios técnicos autorizados por la marca en caso de tener problemas, el periodo de duración de garantía, y el contrato de garantía en el que se indican las condiciones para poder cobrar la garantía.</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Asignación:</w:t>
      </w:r>
      <w:r>
        <w:rPr>
          <w:rFonts w:cs="Arial"/>
          <w:b/>
          <w:szCs w:val="24"/>
        </w:rPr>
        <w:t xml:space="preserve"> </w:t>
      </w:r>
      <w:r w:rsidR="00535ACF" w:rsidRPr="00A03843">
        <w:rPr>
          <w:rFonts w:cs="Arial"/>
          <w:szCs w:val="24"/>
        </w:rPr>
        <w:t>La asignación se refiere a la carga de trabajo que se le da a cada técnico, esta carga de trabajo dependerá de las capacidades de cada técnico.</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Niveles:</w:t>
      </w:r>
      <w:r>
        <w:rPr>
          <w:rFonts w:cs="Arial"/>
          <w:szCs w:val="24"/>
        </w:rPr>
        <w:t xml:space="preserve"> </w:t>
      </w:r>
      <w:r w:rsidR="00535ACF" w:rsidRPr="00A03843">
        <w:rPr>
          <w:rFonts w:cs="Arial"/>
          <w:szCs w:val="24"/>
        </w:rPr>
        <w:t>Se refiere a las categorías en las que se encuentran los técnicos en capacidad para reparar con esto se puede establecer la capacidad de resolver las distintas fallas que pueden presentarse en distintos artículos.</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Especialidades:</w:t>
      </w:r>
      <w:r w:rsidRPr="00A03843">
        <w:rPr>
          <w:rFonts w:cs="Arial"/>
          <w:szCs w:val="24"/>
        </w:rPr>
        <w:t xml:space="preserve"> </w:t>
      </w:r>
      <w:r w:rsidR="00535ACF" w:rsidRPr="00A03843">
        <w:rPr>
          <w:rFonts w:cs="Arial"/>
          <w:szCs w:val="24"/>
        </w:rPr>
        <w:t>Indica las especialidades del técnico.</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 xml:space="preserve">Cliente particulares: </w:t>
      </w:r>
      <w:r w:rsidR="00535ACF" w:rsidRPr="00A03843">
        <w:rPr>
          <w:rFonts w:cs="Arial"/>
          <w:szCs w:val="24"/>
        </w:rPr>
        <w:t>Son todos los clientes que llevan de forma individual su artículo al servicio técnico</w:t>
      </w:r>
    </w:p>
    <w:p w:rsidR="00663C22" w:rsidRPr="00663C22" w:rsidRDefault="00663C22" w:rsidP="00663C22">
      <w:pPr>
        <w:pStyle w:val="Prrafodelista"/>
        <w:jc w:val="both"/>
        <w:rPr>
          <w:rFonts w:cs="Arial"/>
          <w:szCs w:val="24"/>
        </w:rPr>
      </w:pPr>
    </w:p>
    <w:p w:rsidR="00535ACF" w:rsidRPr="00663C22" w:rsidRDefault="00663C22" w:rsidP="00663C22">
      <w:pPr>
        <w:pStyle w:val="Prrafodelista"/>
        <w:numPr>
          <w:ilvl w:val="0"/>
          <w:numId w:val="41"/>
        </w:numPr>
        <w:jc w:val="both"/>
        <w:rPr>
          <w:rFonts w:cs="Arial"/>
          <w:b/>
          <w:szCs w:val="24"/>
        </w:rPr>
      </w:pPr>
      <w:r w:rsidRPr="00663C22">
        <w:rPr>
          <w:rFonts w:cs="Arial"/>
          <w:b/>
          <w:szCs w:val="24"/>
        </w:rPr>
        <w:t>Cliente</w:t>
      </w:r>
      <w:r>
        <w:rPr>
          <w:rFonts w:cs="Arial"/>
          <w:b/>
          <w:szCs w:val="24"/>
        </w:rPr>
        <w:t xml:space="preserve"> </w:t>
      </w:r>
      <w:r w:rsidRPr="00663C22">
        <w:rPr>
          <w:rFonts w:cs="Arial"/>
          <w:b/>
          <w:szCs w:val="24"/>
        </w:rPr>
        <w:t>comercial:</w:t>
      </w:r>
      <w:r>
        <w:rPr>
          <w:rFonts w:cs="Arial"/>
          <w:b/>
          <w:szCs w:val="24"/>
        </w:rPr>
        <w:t xml:space="preserve"> </w:t>
      </w:r>
      <w:r w:rsidR="00535ACF" w:rsidRPr="00663C22">
        <w:rPr>
          <w:rFonts w:cs="Arial"/>
          <w:szCs w:val="24"/>
        </w:rPr>
        <w:t xml:space="preserve">Son los clientes comerciales como grandes tiendas y supermercados estos tiene un trato especial en el servicio ya que ellos son los que ingresan mayores cantidades de artículos al servicio por concepto de garantía.  </w:t>
      </w:r>
    </w:p>
    <w:p w:rsidR="00663C22" w:rsidRPr="00663C22" w:rsidRDefault="00663C22" w:rsidP="00663C22">
      <w:pPr>
        <w:pStyle w:val="Prrafodelista"/>
        <w:jc w:val="both"/>
        <w:rPr>
          <w:rFonts w:cs="Arial"/>
          <w:b/>
          <w:szCs w:val="24"/>
        </w:rPr>
      </w:pPr>
    </w:p>
    <w:p w:rsidR="00535ACF" w:rsidRDefault="00663C22" w:rsidP="00663C22">
      <w:pPr>
        <w:pStyle w:val="Prrafodelista"/>
        <w:numPr>
          <w:ilvl w:val="0"/>
          <w:numId w:val="41"/>
        </w:numPr>
        <w:jc w:val="both"/>
        <w:rPr>
          <w:rFonts w:cs="Arial"/>
          <w:szCs w:val="24"/>
        </w:rPr>
      </w:pPr>
      <w:r w:rsidRPr="00663C22">
        <w:rPr>
          <w:rFonts w:cs="Arial"/>
          <w:b/>
          <w:szCs w:val="24"/>
        </w:rPr>
        <w:t>Artículos de cliente y de stock:</w:t>
      </w:r>
      <w:r>
        <w:rPr>
          <w:rFonts w:cs="Arial"/>
          <w:b/>
          <w:szCs w:val="24"/>
        </w:rPr>
        <w:t xml:space="preserve"> </w:t>
      </w:r>
      <w:r w:rsidR="00535ACF" w:rsidRPr="00663C22">
        <w:rPr>
          <w:rFonts w:cs="Arial"/>
          <w:szCs w:val="24"/>
        </w:rPr>
        <w:t>Los artículos de cliente se refiere a los que les pertenece a un cliente en particular, y los de stock son los que fallaron antes de ser vendidos o son algún cambio que realizo la tienda dentro de los primeros 10 días hábiles de compra por parte del cliente.</w:t>
      </w:r>
    </w:p>
    <w:p w:rsidR="00663C22" w:rsidRPr="00663C22" w:rsidRDefault="00663C22" w:rsidP="00663C22">
      <w:pPr>
        <w:pStyle w:val="Prrafodelista"/>
        <w:jc w:val="both"/>
        <w:rPr>
          <w:rFonts w:cs="Arial"/>
          <w:szCs w:val="24"/>
        </w:rPr>
      </w:pPr>
    </w:p>
    <w:p w:rsidR="00535ACF" w:rsidRDefault="00663C22" w:rsidP="00663C22">
      <w:pPr>
        <w:pStyle w:val="Prrafodelista"/>
        <w:numPr>
          <w:ilvl w:val="0"/>
          <w:numId w:val="41"/>
        </w:numPr>
        <w:jc w:val="both"/>
        <w:rPr>
          <w:rFonts w:cs="Arial"/>
          <w:szCs w:val="24"/>
        </w:rPr>
      </w:pPr>
      <w:r w:rsidRPr="00663C22">
        <w:rPr>
          <w:rFonts w:cs="Arial"/>
          <w:b/>
          <w:szCs w:val="24"/>
        </w:rPr>
        <w:lastRenderedPageBreak/>
        <w:t>Circuito esquemático:</w:t>
      </w:r>
      <w:r w:rsidRPr="00663C22">
        <w:rPr>
          <w:rFonts w:cs="Arial"/>
          <w:szCs w:val="24"/>
        </w:rPr>
        <w:t xml:space="preserve"> </w:t>
      </w:r>
      <w:r w:rsidR="00535ACF" w:rsidRPr="00663C22">
        <w:rPr>
          <w:rFonts w:cs="Arial"/>
          <w:szCs w:val="24"/>
        </w:rPr>
        <w:t>Es una representación pictórica de un circuito eléctrico. Muestra los diferentes componentes del circuito de manera simple y con pictogramas uniformes de acuerdo a normas,  conexiones de poder y de señales entre los dispositivos.</w:t>
      </w:r>
    </w:p>
    <w:p w:rsidR="00663C22" w:rsidRPr="00663C22" w:rsidRDefault="00663C22" w:rsidP="00663C22">
      <w:pPr>
        <w:pStyle w:val="Prrafodelista"/>
        <w:jc w:val="both"/>
        <w:rPr>
          <w:rFonts w:cs="Arial"/>
          <w:szCs w:val="24"/>
        </w:rPr>
      </w:pPr>
    </w:p>
    <w:p w:rsidR="00535ACF" w:rsidRDefault="00663C22" w:rsidP="00663C22">
      <w:pPr>
        <w:pStyle w:val="Prrafodelista"/>
        <w:numPr>
          <w:ilvl w:val="0"/>
          <w:numId w:val="41"/>
        </w:numPr>
        <w:jc w:val="both"/>
        <w:rPr>
          <w:rFonts w:cs="Arial"/>
          <w:szCs w:val="24"/>
        </w:rPr>
      </w:pPr>
      <w:r w:rsidRPr="00663C22">
        <w:rPr>
          <w:rFonts w:cs="Arial"/>
          <w:b/>
          <w:szCs w:val="24"/>
        </w:rPr>
        <w:t>Manual técnico:</w:t>
      </w:r>
      <w:r w:rsidRPr="00663C22">
        <w:rPr>
          <w:rFonts w:cs="Arial"/>
          <w:szCs w:val="24"/>
        </w:rPr>
        <w:t xml:space="preserve"> Es</w:t>
      </w:r>
      <w:r w:rsidR="00535ACF" w:rsidRPr="00663C22">
        <w:rPr>
          <w:rFonts w:cs="Arial"/>
          <w:szCs w:val="24"/>
        </w:rPr>
        <w:t xml:space="preserve"> el manual que entrega la marca a los servicios técnicos para que sus técnicos puedan identificar todas las partes del artículo.</w:t>
      </w:r>
    </w:p>
    <w:p w:rsidR="00663C22" w:rsidRPr="00663C22" w:rsidRDefault="00663C22" w:rsidP="00663C22">
      <w:pPr>
        <w:pStyle w:val="Prrafodelista"/>
        <w:jc w:val="both"/>
        <w:rPr>
          <w:rFonts w:cs="Arial"/>
          <w:szCs w:val="24"/>
        </w:rPr>
      </w:pPr>
    </w:p>
    <w:p w:rsidR="00535ACF" w:rsidRPr="00663C22" w:rsidRDefault="00663C22" w:rsidP="00663C22">
      <w:pPr>
        <w:pStyle w:val="Prrafodelista"/>
        <w:numPr>
          <w:ilvl w:val="0"/>
          <w:numId w:val="41"/>
        </w:numPr>
        <w:jc w:val="both"/>
        <w:rPr>
          <w:rFonts w:cs="Arial"/>
          <w:szCs w:val="24"/>
        </w:rPr>
      </w:pPr>
      <w:r w:rsidRPr="00663C22">
        <w:rPr>
          <w:rFonts w:cs="Arial"/>
          <w:b/>
          <w:szCs w:val="24"/>
        </w:rPr>
        <w:t>Estados de un artículo:</w:t>
      </w:r>
      <w:r>
        <w:rPr>
          <w:rFonts w:cs="Arial"/>
          <w:b/>
          <w:szCs w:val="24"/>
        </w:rPr>
        <w:t xml:space="preserve"> </w:t>
      </w:r>
      <w:r w:rsidR="00535ACF" w:rsidRPr="00663C22">
        <w:rPr>
          <w:rFonts w:cs="Arial"/>
          <w:szCs w:val="24"/>
        </w:rPr>
        <w:t>Los estados de un artículo se refieren a las diferentes etapas en las que se encuentra un artículo dentro del servicio. Para esto los</w:t>
      </w:r>
      <w:r>
        <w:rPr>
          <w:rFonts w:cs="Arial"/>
          <w:szCs w:val="24"/>
        </w:rPr>
        <w:t xml:space="preserve"> diferentes estados que existen </w:t>
      </w:r>
      <w:r w:rsidR="00535ACF" w:rsidRPr="00663C22">
        <w:rPr>
          <w:rFonts w:cs="Arial"/>
          <w:szCs w:val="24"/>
        </w:rPr>
        <w:t>es ingresado, asignado, pendiente, sin reparación, sin garantía, reparado, entregado.</w:t>
      </w:r>
    </w:p>
    <w:p w:rsidR="00535ACF" w:rsidRPr="00535ACF" w:rsidRDefault="00535ACF" w:rsidP="00663C22">
      <w:pPr>
        <w:jc w:val="both"/>
        <w:rPr>
          <w:rFonts w:cs="Arial"/>
          <w:b/>
          <w:szCs w:val="24"/>
        </w:rPr>
      </w:pPr>
      <w:r w:rsidRPr="00535ACF">
        <w:rPr>
          <w:rFonts w:cs="Arial"/>
          <w:b/>
          <w:szCs w:val="24"/>
        </w:rPr>
        <w:br w:type="page"/>
      </w:r>
    </w:p>
    <w:p w:rsidR="00535ACF" w:rsidRPr="00535ACF" w:rsidRDefault="00535ACF" w:rsidP="00535ACF">
      <w:pPr>
        <w:pStyle w:val="Ttulo2"/>
        <w:numPr>
          <w:ilvl w:val="0"/>
          <w:numId w:val="28"/>
        </w:numPr>
      </w:pPr>
      <w:bookmarkStart w:id="10" w:name="_Toc246253193"/>
      <w:r w:rsidRPr="00535ACF">
        <w:lastRenderedPageBreak/>
        <w:t>Metodología de desarrollo.</w:t>
      </w:r>
      <w:bookmarkEnd w:id="10"/>
    </w:p>
    <w:p w:rsidR="00535ACF" w:rsidRPr="00535ACF" w:rsidRDefault="00535ACF" w:rsidP="00535ACF">
      <w:pPr>
        <w:jc w:val="both"/>
        <w:rPr>
          <w:rFonts w:cs="Arial"/>
          <w:szCs w:val="24"/>
        </w:rPr>
      </w:pPr>
      <w:r w:rsidRPr="00535ACF">
        <w:rPr>
          <w:rFonts w:cs="Arial"/>
          <w:szCs w:val="24"/>
        </w:rPr>
        <w:t>En esta eta parte del marco teórico de describe la metodología</w:t>
      </w:r>
      <w:r w:rsidR="00663C22">
        <w:rPr>
          <w:rFonts w:cs="Arial"/>
          <w:szCs w:val="24"/>
        </w:rPr>
        <w:t xml:space="preserve"> y tecnología</w:t>
      </w:r>
      <w:r w:rsidRPr="00535ACF">
        <w:rPr>
          <w:rFonts w:cs="Arial"/>
          <w:szCs w:val="24"/>
        </w:rPr>
        <w:t xml:space="preserve"> que se utilizara para el desarrollo de este proyecto</w:t>
      </w:r>
    </w:p>
    <w:p w:rsidR="00535ACF" w:rsidRPr="00535ACF" w:rsidRDefault="00535ACF" w:rsidP="00535ACF">
      <w:pPr>
        <w:pStyle w:val="Ttulo2"/>
        <w:numPr>
          <w:ilvl w:val="1"/>
          <w:numId w:val="28"/>
        </w:numPr>
      </w:pPr>
      <w:bookmarkStart w:id="11" w:name="_Toc246253194"/>
      <w:r w:rsidRPr="00535ACF">
        <w:t xml:space="preserve">Modelo </w:t>
      </w:r>
      <w:r w:rsidRPr="0068250D">
        <w:t>cas</w:t>
      </w:r>
      <w:r w:rsidR="0068250D" w:rsidRPr="0068250D">
        <w:t>c</w:t>
      </w:r>
      <w:r w:rsidRPr="0068250D">
        <w:t>ada</w:t>
      </w:r>
      <w:bookmarkEnd w:id="11"/>
    </w:p>
    <w:p w:rsidR="00535ACF" w:rsidRPr="00535ACF" w:rsidRDefault="00535ACF" w:rsidP="00535ACF">
      <w:pPr>
        <w:jc w:val="both"/>
        <w:rPr>
          <w:rFonts w:cs="Arial"/>
          <w:szCs w:val="24"/>
        </w:rPr>
      </w:pPr>
      <w:r w:rsidRPr="00535ACF">
        <w:rPr>
          <w:rFonts w:cs="Arial"/>
          <w:szCs w:val="24"/>
        </w:rPr>
        <w:t>El modelo de cascada es el primer modelo de proceso de desarrollo de software que se publicó se derivó de procesos de ingeniería de sistemas más generales (Royce, 1970), el modelo cascada consta de fases en el desarrollo del proyecto las cuales van ligadas una de la otra, esto quiere decir que al finalizar una etapa puede iniciarse otra.</w:t>
      </w:r>
    </w:p>
    <w:p w:rsidR="00535ACF" w:rsidRPr="00535ACF" w:rsidRDefault="00535ACF" w:rsidP="00535ACF">
      <w:pPr>
        <w:jc w:val="both"/>
        <w:rPr>
          <w:rFonts w:cs="Arial"/>
          <w:szCs w:val="24"/>
        </w:rPr>
      </w:pPr>
      <w:r w:rsidRPr="00535ACF">
        <w:rPr>
          <w:rFonts w:cs="Arial"/>
          <w:szCs w:val="24"/>
        </w:rPr>
        <w:t>Este tipo de modelo se recomienda ser utilizado en proyectos pequeños.</w:t>
      </w:r>
      <w:r w:rsidR="009351E2">
        <w:rPr>
          <w:rFonts w:cs="Arial"/>
          <w:szCs w:val="24"/>
        </w:rPr>
        <w:t xml:space="preserve"> Se pueden ver las fases e</w:t>
      </w:r>
      <w:r w:rsidRPr="00535ACF">
        <w:rPr>
          <w:rFonts w:cs="Arial"/>
          <w:szCs w:val="24"/>
        </w:rPr>
        <w:t xml:space="preserve">n la figura 3 </w:t>
      </w:r>
      <w:r w:rsidR="009351E2">
        <w:rPr>
          <w:rFonts w:cs="Arial"/>
          <w:szCs w:val="24"/>
        </w:rPr>
        <w:t>L</w:t>
      </w:r>
      <w:r w:rsidRPr="00535ACF">
        <w:rPr>
          <w:rFonts w:cs="Arial"/>
          <w:szCs w:val="24"/>
        </w:rPr>
        <w:t>as fases del modelo cascada</w:t>
      </w:r>
      <w:r w:rsidR="009351E2">
        <w:rPr>
          <w:rFonts w:cs="Arial"/>
          <w:szCs w:val="24"/>
        </w:rPr>
        <w:t>.</w:t>
      </w:r>
    </w:p>
    <w:p w:rsidR="00535ACF" w:rsidRPr="009351E2" w:rsidRDefault="00CE1446" w:rsidP="009351E2">
      <w:pPr>
        <w:jc w:val="center"/>
        <w:rPr>
          <w:rFonts w:cs="Arial"/>
          <w:szCs w:val="24"/>
          <w:u w:val="single"/>
          <w:lang w:val="es-VE"/>
        </w:rPr>
      </w:pPr>
      <w:r w:rsidRPr="00CE1446">
        <w:rPr>
          <w:rFonts w:cs="Arial"/>
          <w:szCs w:val="24"/>
          <w:lang w:val="es-VE"/>
        </w:rPr>
      </w:r>
      <w:r w:rsidRPr="00CE1446">
        <w:rPr>
          <w:rFonts w:cs="Arial"/>
          <w:szCs w:val="24"/>
          <w:lang w:val="es-VE"/>
        </w:rPr>
        <w:pict>
          <v:group id="_x0000_s1026" editas="canvas" style="width:433.85pt;height:232.15pt;mso-position-horizontal-relative:char;mso-position-vertical-relative:line" coordorigin="1597,3789" coordsize="8677,4643">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1597;top:3789;width:8677;height:4643" o:preferrelative="f">
              <v:fill o:detectmouseclick="t"/>
              <v:path o:extrusionok="t" o:connecttype="none"/>
              <o:lock v:ext="edit" text="t"/>
            </v:shape>
            <v:shapetype id="_x0000_t202" coordsize="21600,21600" o:spt="202" path="m,l,21600r21600,l21600,xe">
              <v:stroke joinstyle="miter"/>
              <v:path gradientshapeok="t" o:connecttype="rect"/>
            </v:shapetype>
            <v:shape id="_x0000_s1028" type="#_x0000_t202" style="position:absolute;left:1597;top:3969;width:1575;height:663" strokecolor="#9c0" strokeweight="1pt">
              <v:textbox style="mso-next-textbox:#_x0000_s1028">
                <w:txbxContent>
                  <w:p w:rsidR="00B170FA" w:rsidRPr="00CD3439" w:rsidRDefault="00B170FA" w:rsidP="009351E2">
                    <w:pPr>
                      <w:jc w:val="right"/>
                      <w:rPr>
                        <w:rFonts w:cs="Arial"/>
                        <w:sz w:val="20"/>
                        <w:szCs w:val="20"/>
                        <w:lang w:val="es-VE"/>
                      </w:rPr>
                    </w:pPr>
                    <w:r>
                      <w:rPr>
                        <w:rFonts w:cs="Arial"/>
                        <w:sz w:val="20"/>
                        <w:szCs w:val="20"/>
                        <w:lang w:val="es-VE"/>
                      </w:rPr>
                      <w:t>Definición de requerimientos</w:t>
                    </w:r>
                  </w:p>
                </w:txbxContent>
              </v:textbox>
            </v:shape>
            <v:shape id="_x0000_s1029" type="#_x0000_t202" style="position:absolute;left:2783;top:4746;width:2069;height:671" strokecolor="lime" strokeweight="1pt">
              <v:textbox style="mso-next-textbox:#_x0000_s1029">
                <w:txbxContent>
                  <w:p w:rsidR="00B170FA" w:rsidRPr="00CD3439" w:rsidRDefault="00B170FA" w:rsidP="00535ACF">
                    <w:pPr>
                      <w:jc w:val="center"/>
                      <w:rPr>
                        <w:rFonts w:cs="Arial"/>
                        <w:sz w:val="20"/>
                        <w:szCs w:val="20"/>
                        <w:lang w:val="es-VE"/>
                      </w:rPr>
                    </w:pPr>
                    <w:r>
                      <w:rPr>
                        <w:rFonts w:cs="Arial"/>
                        <w:sz w:val="20"/>
                        <w:szCs w:val="20"/>
                        <w:lang w:val="es-VE"/>
                      </w:rPr>
                      <w:t>Diseño del sistema y del software</w:t>
                    </w:r>
                  </w:p>
                </w:txbxContent>
              </v:textbox>
            </v:shape>
            <v:shape id="_x0000_s1030" type="#_x0000_t202" style="position:absolute;left:4658;top:5529;width:1994;height:716" strokecolor="#f60" strokeweight="1pt">
              <v:textbox style="mso-next-textbox:#_x0000_s1030">
                <w:txbxContent>
                  <w:p w:rsidR="00B170FA" w:rsidRDefault="00B170FA" w:rsidP="00535ACF">
                    <w:pPr>
                      <w:jc w:val="center"/>
                      <w:rPr>
                        <w:rFonts w:cs="Arial"/>
                        <w:sz w:val="20"/>
                        <w:szCs w:val="20"/>
                        <w:lang w:val="es-VE"/>
                      </w:rPr>
                    </w:pPr>
                    <w:r>
                      <w:rPr>
                        <w:rFonts w:cs="Arial"/>
                        <w:sz w:val="20"/>
                        <w:szCs w:val="20"/>
                        <w:lang w:val="es-VE"/>
                      </w:rPr>
                      <w:t>Implementación y pruebas de unidad</w:t>
                    </w:r>
                  </w:p>
                  <w:p w:rsidR="00B170FA" w:rsidRPr="00CD3439" w:rsidRDefault="00B170FA" w:rsidP="00535ACF">
                    <w:pPr>
                      <w:jc w:val="center"/>
                      <w:rPr>
                        <w:rFonts w:cs="Arial"/>
                        <w:sz w:val="20"/>
                        <w:szCs w:val="20"/>
                        <w:lang w:val="es-VE"/>
                      </w:rPr>
                    </w:pPr>
                  </w:p>
                </w:txbxContent>
              </v:textbox>
            </v:shape>
            <v:shape id="_x0000_s1031" type="#_x0000_t202" style="position:absolute;left:6354;top:6425;width:2173;height:660" strokecolor="red" strokeweight="1pt">
              <v:textbox style="mso-next-textbox:#_x0000_s1031">
                <w:txbxContent>
                  <w:p w:rsidR="00B170FA" w:rsidRDefault="00B170FA" w:rsidP="009351E2">
                    <w:pPr>
                      <w:jc w:val="center"/>
                      <w:rPr>
                        <w:rFonts w:cs="Arial"/>
                        <w:sz w:val="20"/>
                        <w:szCs w:val="20"/>
                        <w:lang w:val="es-VE"/>
                      </w:rPr>
                    </w:pPr>
                    <w:r>
                      <w:rPr>
                        <w:rFonts w:cs="Arial"/>
                        <w:sz w:val="20"/>
                        <w:szCs w:val="20"/>
                        <w:lang w:val="es-VE"/>
                      </w:rPr>
                      <w:t>Integración y prueba del sistema</w:t>
                    </w:r>
                  </w:p>
                  <w:p w:rsidR="00B170FA" w:rsidRPr="00CD3439" w:rsidRDefault="00B170FA" w:rsidP="00535ACF">
                    <w:pPr>
                      <w:jc w:val="center"/>
                      <w:rPr>
                        <w:rFonts w:cs="Arial"/>
                        <w:sz w:val="20"/>
                        <w:szCs w:val="20"/>
                        <w:lang w:val="es-VE"/>
                      </w:rPr>
                    </w:pPr>
                    <w:r>
                      <w:rPr>
                        <w:rFonts w:cs="Arial"/>
                        <w:sz w:val="20"/>
                        <w:szCs w:val="20"/>
                        <w:lang w:val="es-VE"/>
                      </w:rPr>
                      <w:t xml:space="preserve"> prue</w:t>
                    </w:r>
                  </w:p>
                </w:txbxContent>
              </v:textbox>
            </v:shape>
            <v:shape id="_x0000_s1032" type="#_x0000_t202" style="position:absolute;left:8334;top:7202;width:1940;height:675" strokeweight="1pt">
              <v:textbox style="mso-next-textbox:#_x0000_s1032">
                <w:txbxContent>
                  <w:p w:rsidR="00B170FA" w:rsidRPr="00CD3439" w:rsidRDefault="00B170FA" w:rsidP="00535ACF">
                    <w:pPr>
                      <w:jc w:val="center"/>
                      <w:rPr>
                        <w:rFonts w:cs="Arial"/>
                        <w:sz w:val="20"/>
                        <w:szCs w:val="20"/>
                        <w:lang w:val="es-VE"/>
                      </w:rPr>
                    </w:pPr>
                    <w:r>
                      <w:rPr>
                        <w:rFonts w:cs="Arial"/>
                        <w:sz w:val="20"/>
                        <w:szCs w:val="20"/>
                        <w:lang w:val="es-VE"/>
                      </w:rPr>
                      <w:t>Funcionamiento y mantenimiento</w:t>
                    </w:r>
                  </w:p>
                </w:txbxContent>
              </v:textbox>
            </v:shape>
            <v:shapetype id="_x0000_t33" coordsize="21600,21600" o:spt="33" o:oned="t" path="m,l21600,r,21600e" filled="f">
              <v:stroke joinstyle="miter"/>
              <v:path arrowok="t" fillok="f" o:connecttype="none"/>
              <o:lock v:ext="edit" shapetype="t"/>
            </v:shapetype>
            <v:shape id="_x0000_s1033" type="#_x0000_t33" style="position:absolute;left:3172;top:4301;width:646;height:445" o:connectortype="elbow" adj="-109906,-93632,-109906">
              <v:stroke endarrow="block"/>
            </v:shape>
            <v:shape id="_x0000_s1034" type="#_x0000_t33" style="position:absolute;left:4852;top:5082;width:803;height:447" o:connectortype="elbow" adj="-133608,-130953,-133608">
              <v:stroke endarrow="block"/>
            </v:shape>
            <v:shape id="_x0000_s1035" type="#_x0000_t33" style="position:absolute;left:6652;top:5887;width:789;height:538" o:connectortype="elbow" adj="-185256,-141123,-185256">
              <v:stroke endarrow="block"/>
            </v:shape>
            <v:shape id="_x0000_s1036" type="#_x0000_t33" style="position:absolute;left:8527;top:6755;width:777;height:447" o:connectortype="elbow" adj="-240241,-211796,-240241">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37" type="#_x0000_t34" style="position:absolute;left:7977;top:6549;width:792;height:1863;rotation:90;flip:y" o:connectortype="elbow" adj="-9791,-63826,256882">
              <v:stroke dashstyle="dash" endarrow="block"/>
            </v:shape>
            <v:shape id="_x0000_s1038" type="#_x0000_t34" style="position:absolute;left:6664;top:5236;width:1632;height:3649;rotation:90;flip:y" o:connectortype="elbow" adj="-4751,-32586,124663">
              <v:stroke dashstyle="dash" endarrow="block"/>
            </v:shape>
            <v:shape id="_x0000_s1039" type="#_x0000_t34" style="position:absolute;left:5331;top:3904;width:2460;height:5486;rotation:90;flip:y" o:connectortype="elbow" adj="-3152,-21675,82703">
              <v:stroke dashstyle="dash" endarrow="block"/>
            </v:shape>
            <v:shape id="_x0000_s1040" type="#_x0000_t34" style="position:absolute;left:4222;top:2795;width:3245;height:6919;rotation:90;flip:y" o:connectortype="elbow" adj="-2390,-17186,62697">
              <v:stroke dashstyle="dash" endarrow="block"/>
            </v:shape>
            <w10:wrap type="none"/>
            <w10:anchorlock/>
          </v:group>
        </w:pict>
      </w:r>
    </w:p>
    <w:p w:rsidR="00535ACF" w:rsidRPr="00535ACF" w:rsidRDefault="00535ACF" w:rsidP="00535ACF">
      <w:pPr>
        <w:jc w:val="center"/>
        <w:rPr>
          <w:rFonts w:cs="Arial"/>
          <w:szCs w:val="24"/>
        </w:rPr>
      </w:pPr>
      <w:r w:rsidRPr="00535ACF">
        <w:rPr>
          <w:rFonts w:cs="Arial"/>
          <w:szCs w:val="24"/>
        </w:rPr>
        <w:t>Figura 3</w:t>
      </w:r>
      <w:r w:rsidR="009351E2">
        <w:rPr>
          <w:rFonts w:cs="Arial"/>
          <w:szCs w:val="24"/>
        </w:rPr>
        <w:t>:</w:t>
      </w:r>
      <w:r w:rsidRPr="00535ACF">
        <w:rPr>
          <w:rFonts w:cs="Arial"/>
          <w:szCs w:val="24"/>
        </w:rPr>
        <w:t xml:space="preserve"> las fases del modelo cascada</w:t>
      </w:r>
    </w:p>
    <w:p w:rsidR="00535ACF" w:rsidRPr="00535ACF" w:rsidRDefault="00535ACF" w:rsidP="00535ACF">
      <w:pPr>
        <w:jc w:val="both"/>
        <w:rPr>
          <w:rFonts w:cs="Arial"/>
          <w:szCs w:val="24"/>
        </w:rPr>
      </w:pPr>
    </w:p>
    <w:p w:rsidR="00535ACF" w:rsidRPr="00535ACF" w:rsidRDefault="00535ACF" w:rsidP="00535ACF">
      <w:pPr>
        <w:jc w:val="both"/>
        <w:rPr>
          <w:rFonts w:cs="Arial"/>
          <w:szCs w:val="24"/>
        </w:rPr>
      </w:pPr>
      <w:r w:rsidRPr="00535ACF">
        <w:rPr>
          <w:rFonts w:cs="Arial"/>
          <w:szCs w:val="24"/>
        </w:rPr>
        <w:t>Cada fase tiene tareas específicas las cuales se definen a continuación:</w:t>
      </w:r>
    </w:p>
    <w:p w:rsidR="00535ACF" w:rsidRPr="00535ACF" w:rsidRDefault="00535ACF" w:rsidP="00535ACF">
      <w:pPr>
        <w:jc w:val="both"/>
        <w:rPr>
          <w:rFonts w:cs="Arial"/>
          <w:szCs w:val="24"/>
        </w:rPr>
      </w:pPr>
      <w:r w:rsidRPr="00535ACF">
        <w:rPr>
          <w:rFonts w:cs="Arial"/>
          <w:b/>
          <w:szCs w:val="24"/>
        </w:rPr>
        <w:t>Análisis y definición de requerimientos</w:t>
      </w:r>
      <w:r w:rsidRPr="00535ACF">
        <w:rPr>
          <w:rFonts w:cs="Arial"/>
          <w:i/>
          <w:szCs w:val="24"/>
        </w:rPr>
        <w:t>:</w:t>
      </w:r>
      <w:r w:rsidRPr="00535ACF">
        <w:rPr>
          <w:rFonts w:cs="Arial"/>
          <w:szCs w:val="24"/>
        </w:rPr>
        <w:t xml:space="preserve"> Los servicios, restricciones y metas del sistema se definen a partir de consultas con el usuario. Se definen en detalle y sirven como una especificación del sistema.</w:t>
      </w:r>
    </w:p>
    <w:p w:rsidR="00535ACF" w:rsidRPr="00535ACF" w:rsidRDefault="00535ACF" w:rsidP="00535ACF">
      <w:pPr>
        <w:jc w:val="both"/>
        <w:rPr>
          <w:rFonts w:cs="Arial"/>
          <w:szCs w:val="24"/>
        </w:rPr>
      </w:pPr>
      <w:r w:rsidRPr="00535ACF">
        <w:rPr>
          <w:rFonts w:cs="Arial"/>
          <w:b/>
          <w:szCs w:val="24"/>
        </w:rPr>
        <w:t xml:space="preserve">Diseño del sistema y del software: </w:t>
      </w:r>
      <w:r w:rsidRPr="00535ACF">
        <w:rPr>
          <w:rFonts w:cs="Arial"/>
          <w:szCs w:val="24"/>
        </w:rPr>
        <w:t xml:space="preserve">El proceso de diseño del sistema divide los requerimientos en sistema, hardware o software. Establece una arquitectura completa </w:t>
      </w:r>
      <w:r w:rsidRPr="00535ACF">
        <w:rPr>
          <w:rFonts w:cs="Arial"/>
          <w:szCs w:val="24"/>
        </w:rPr>
        <w:lastRenderedPageBreak/>
        <w:t>del sistema. El diseño del software identifica y describe las abstracciones  fundamentales del sistema de software y sus relaciones.</w:t>
      </w:r>
    </w:p>
    <w:p w:rsidR="00535ACF" w:rsidRPr="00535ACF" w:rsidRDefault="00535ACF" w:rsidP="00535ACF">
      <w:pPr>
        <w:jc w:val="both"/>
        <w:rPr>
          <w:rFonts w:cs="Arial"/>
          <w:szCs w:val="24"/>
        </w:rPr>
      </w:pPr>
      <w:r w:rsidRPr="00535ACF">
        <w:rPr>
          <w:rFonts w:cs="Arial"/>
          <w:b/>
          <w:szCs w:val="24"/>
        </w:rPr>
        <w:t>Implementación y pruebas de unidades:</w:t>
      </w:r>
      <w:r w:rsidRPr="00535ACF">
        <w:rPr>
          <w:rFonts w:cs="Arial"/>
          <w:szCs w:val="24"/>
        </w:rPr>
        <w:t xml:space="preserve"> Durante esta etapa, el diseño del software se lleva a cabo como un conjunto o unidades de programas. Las pruebas de unidades implican verificar que cada una cumpla su especificación.</w:t>
      </w:r>
    </w:p>
    <w:p w:rsidR="00535ACF" w:rsidRPr="00535ACF" w:rsidRDefault="00535ACF" w:rsidP="00535ACF">
      <w:pPr>
        <w:jc w:val="both"/>
        <w:rPr>
          <w:rFonts w:cs="Arial"/>
          <w:szCs w:val="24"/>
        </w:rPr>
      </w:pPr>
      <w:r w:rsidRPr="00535ACF">
        <w:rPr>
          <w:rFonts w:cs="Arial"/>
          <w:b/>
          <w:szCs w:val="24"/>
        </w:rPr>
        <w:t xml:space="preserve">Integración y pruebas del sistema: </w:t>
      </w:r>
      <w:r w:rsidRPr="00535ACF">
        <w:rPr>
          <w:rFonts w:cs="Arial"/>
          <w:szCs w:val="24"/>
        </w:rPr>
        <w:t>Los programas o unidades individuales de programas se integran y prueban como un sistema completo, para asegurar que se cumplan los requerimientos del software. Después de las pruebas el sistema software se entrega al cliente.</w:t>
      </w:r>
    </w:p>
    <w:p w:rsidR="00535ACF" w:rsidRPr="00535ACF" w:rsidRDefault="00535ACF" w:rsidP="00535ACF">
      <w:pPr>
        <w:jc w:val="both"/>
        <w:rPr>
          <w:rFonts w:cs="Arial"/>
          <w:szCs w:val="24"/>
        </w:rPr>
      </w:pPr>
      <w:r w:rsidRPr="00535ACF">
        <w:rPr>
          <w:rFonts w:cs="Arial"/>
          <w:b/>
          <w:szCs w:val="24"/>
        </w:rPr>
        <w:t xml:space="preserve">Funcionamiento y mantenimiento: </w:t>
      </w:r>
      <w:r w:rsidRPr="00535ACF">
        <w:rPr>
          <w:rFonts w:cs="Arial"/>
          <w:szCs w:val="24"/>
        </w:rPr>
        <w:t>Por lo general  pero no siempre esta es la fase más larga del ciclo de vida. El sistema se instala y se pone en funcionamiento práctico. El mantenimiento implica corregir errores no descubiertos en las etapas anteriores del ciclo de vida, mejorar la implementación de las unidades  del sistema y resaltar los servicios del sistema una vez que se descubren nuevos requerimientos.</w:t>
      </w:r>
    </w:p>
    <w:p w:rsidR="00663C22" w:rsidRDefault="00663C22" w:rsidP="00663C22">
      <w:pPr>
        <w:pStyle w:val="Ttulo2"/>
        <w:numPr>
          <w:ilvl w:val="1"/>
          <w:numId w:val="28"/>
        </w:numPr>
        <w:jc w:val="both"/>
      </w:pPr>
      <w:r>
        <w:t xml:space="preserve"> </w:t>
      </w:r>
      <w:bookmarkStart w:id="12" w:name="_Toc246253195"/>
      <w:r>
        <w:t>Tecnologías de desarrollo.</w:t>
      </w:r>
      <w:bookmarkEnd w:id="12"/>
    </w:p>
    <w:p w:rsidR="00663C22" w:rsidRPr="00663C22" w:rsidRDefault="00663C22" w:rsidP="00663C22">
      <w:pPr>
        <w:jc w:val="both"/>
      </w:pPr>
      <w:r>
        <w:t>A continuación se definen las tecnologías de desarrollo que se utilizaran en el proyecto, para esto se entrega una breve introducción de cada una de ellas.</w:t>
      </w:r>
    </w:p>
    <w:p w:rsidR="00535ACF" w:rsidRDefault="00663C22" w:rsidP="00663C22">
      <w:pPr>
        <w:jc w:val="both"/>
        <w:rPr>
          <w:rFonts w:cs="Arial"/>
          <w:color w:val="000000"/>
          <w:szCs w:val="24"/>
        </w:rPr>
      </w:pPr>
      <w:r w:rsidRPr="00663C22">
        <w:rPr>
          <w:b/>
        </w:rPr>
        <w:t xml:space="preserve">Microsoft .NET Framework versión 3.5: </w:t>
      </w:r>
      <w:r w:rsidR="00535ACF" w:rsidRPr="00663C22">
        <w:rPr>
          <w:rFonts w:cs="Arial"/>
          <w:color w:val="000000"/>
          <w:szCs w:val="24"/>
        </w:rPr>
        <w:t>Es</w:t>
      </w:r>
      <w:r w:rsidR="00535ACF" w:rsidRPr="00535ACF">
        <w:rPr>
          <w:rFonts w:cs="Arial"/>
          <w:color w:val="000000"/>
          <w:szCs w:val="24"/>
        </w:rPr>
        <w:t xml:space="preserve"> un componente integral de Windows que admite la creación y la ejecución de la siguiente generación de aplicaciones y servicios Web. Los componentes clave de .NET Framework son Common Language Runtime (CLR) y la biblioteca de clases .NET Framework, que incluye ADO.NET, ASP.NET, formularios Windows Forms y Windows Presentation Foundation (WPF). .NET </w:t>
      </w:r>
      <w:r w:rsidR="000A7D55">
        <w:rPr>
          <w:rFonts w:cs="Arial"/>
          <w:color w:val="000000"/>
          <w:szCs w:val="24"/>
        </w:rPr>
        <w:t xml:space="preserve"> </w:t>
      </w:r>
      <w:r w:rsidR="00535ACF" w:rsidRPr="00535ACF">
        <w:rPr>
          <w:rFonts w:cs="Arial"/>
          <w:color w:val="000000"/>
          <w:szCs w:val="24"/>
        </w:rPr>
        <w:t xml:space="preserve">Framework proporciona un entorno de ejecución administrado, un desarrollo e implementación simplificada y la integración con una gran variedad de lenguajes de programación. </w:t>
      </w:r>
    </w:p>
    <w:p w:rsidR="00535ACF" w:rsidRDefault="00663C22" w:rsidP="00663C22">
      <w:pPr>
        <w:jc w:val="both"/>
        <w:rPr>
          <w:rFonts w:cs="Arial"/>
          <w:szCs w:val="24"/>
        </w:rPr>
      </w:pPr>
      <w:r w:rsidRPr="00663C22">
        <w:rPr>
          <w:b/>
        </w:rPr>
        <w:t>Asp.net</w:t>
      </w:r>
      <w:r>
        <w:rPr>
          <w:b/>
        </w:rPr>
        <w:t xml:space="preserve">: </w:t>
      </w:r>
      <w:r>
        <w:rPr>
          <w:rFonts w:eastAsia="Times New Roman" w:cs="Arial"/>
          <w:color w:val="000000"/>
          <w:szCs w:val="24"/>
          <w:lang w:val="es-ES" w:eastAsia="es-ES"/>
        </w:rPr>
        <w:t>Es</w:t>
      </w:r>
      <w:r w:rsidR="00535ACF" w:rsidRPr="00442D67">
        <w:rPr>
          <w:rFonts w:eastAsia="Times New Roman" w:cs="Arial"/>
          <w:color w:val="000000"/>
          <w:szCs w:val="24"/>
          <w:lang w:val="es-ES" w:eastAsia="es-ES"/>
        </w:rPr>
        <w:t xml:space="preserve"> un modelo de desarrollo Web unificado que incluye los servicios necesarios para crear aplicaciones Web empresariales con el código mínimo. ASP.NET forma parte de .NET Framework y al codificar las aplicaciones ASP.NET tiene acceso a las clases en .NET Framework. El código de las aplicaciones puede escribirse en cualquier lenguaje compatible con el Common Language Runtime (CLR), entre ellos Microsoft Visual Basic, C#, JScript .NET y J#. Estos lenguajes permiten desarrollar aplicaciones ASP.NET que se benefician del Common Language Runtime, seguridad de tipos, herencia, etc.</w:t>
      </w:r>
    </w:p>
    <w:p w:rsidR="001F5051" w:rsidRDefault="001F5051" w:rsidP="00663C22">
      <w:pPr>
        <w:jc w:val="both"/>
        <w:rPr>
          <w:rFonts w:asciiTheme="majorHAnsi" w:eastAsiaTheme="majorEastAsia" w:hAnsiTheme="majorHAnsi" w:cstheme="majorBidi"/>
          <w:b/>
          <w:bCs/>
          <w:color w:val="4F81BD" w:themeColor="accent1"/>
          <w:sz w:val="26"/>
          <w:szCs w:val="26"/>
        </w:rPr>
      </w:pPr>
      <w:r>
        <w:br w:type="page"/>
      </w:r>
    </w:p>
    <w:p w:rsidR="00535ACF" w:rsidRDefault="00663C22" w:rsidP="00663C22">
      <w:pPr>
        <w:jc w:val="both"/>
        <w:rPr>
          <w:rFonts w:cs="Arial"/>
          <w:color w:val="000000"/>
          <w:szCs w:val="24"/>
        </w:rPr>
      </w:pPr>
      <w:r w:rsidRPr="00663C22">
        <w:rPr>
          <w:rFonts w:cs="Arial"/>
          <w:b/>
          <w:color w:val="000000"/>
          <w:szCs w:val="24"/>
        </w:rPr>
        <w:lastRenderedPageBreak/>
        <w:t>MVC</w:t>
      </w:r>
      <w:r>
        <w:rPr>
          <w:rFonts w:cs="Arial"/>
          <w:color w:val="000000"/>
          <w:szCs w:val="24"/>
        </w:rPr>
        <w:t xml:space="preserve">: </w:t>
      </w:r>
      <w:r w:rsidR="00535ACF" w:rsidRPr="00535ACF">
        <w:rPr>
          <w:rFonts w:cs="Arial"/>
          <w:color w:val="000000"/>
          <w:szCs w:val="24"/>
        </w:rPr>
        <w:t>Modelo-Vista-Controlador (MVC) es un patrón de arquitectura que separa los componentes</w:t>
      </w:r>
      <w:r w:rsidR="00535ACF">
        <w:rPr>
          <w:rFonts w:cs="Arial"/>
          <w:color w:val="000000"/>
          <w:szCs w:val="24"/>
        </w:rPr>
        <w:t xml:space="preserve"> </w:t>
      </w:r>
      <w:r w:rsidR="00535ACF" w:rsidRPr="00535ACF">
        <w:rPr>
          <w:rFonts w:cs="Arial"/>
          <w:color w:val="000000"/>
          <w:szCs w:val="24"/>
        </w:rPr>
        <w:t xml:space="preserve"> de una aplicación web.</w:t>
      </w:r>
      <w:r w:rsidR="00535ACF">
        <w:rPr>
          <w:rFonts w:cs="Arial"/>
          <w:color w:val="000000"/>
          <w:szCs w:val="24"/>
        </w:rPr>
        <w:t xml:space="preserve"> </w:t>
      </w:r>
      <w:r w:rsidR="00535ACF" w:rsidRPr="00535ACF">
        <w:rPr>
          <w:rFonts w:cs="Arial"/>
          <w:color w:val="000000"/>
          <w:szCs w:val="24"/>
        </w:rPr>
        <w:t>Esta separación otorga mayor control sobre las partes individuales de la aplicación, que facilita el desarrollo, mantención y pruebas de esta.</w:t>
      </w:r>
      <w:r w:rsidR="00535ACF">
        <w:rPr>
          <w:rFonts w:cs="Arial"/>
          <w:color w:val="000000"/>
          <w:szCs w:val="24"/>
        </w:rPr>
        <w:t xml:space="preserve"> </w:t>
      </w:r>
      <w:r w:rsidR="00535ACF" w:rsidRPr="00535ACF">
        <w:rPr>
          <w:rFonts w:cs="Arial"/>
          <w:color w:val="000000"/>
          <w:szCs w:val="24"/>
        </w:rPr>
        <w:t>ASP.NET MVC es parte del framework ASP.NET.</w:t>
      </w:r>
    </w:p>
    <w:p w:rsidR="00535ACF" w:rsidRPr="00535ACF" w:rsidRDefault="00535ACF" w:rsidP="00663C22">
      <w:pPr>
        <w:jc w:val="both"/>
        <w:rPr>
          <w:rFonts w:cs="Arial"/>
          <w:szCs w:val="24"/>
        </w:rPr>
      </w:pPr>
      <w:r>
        <w:rPr>
          <w:rFonts w:cs="Arial"/>
          <w:color w:val="000000"/>
          <w:szCs w:val="24"/>
        </w:rPr>
        <w:t xml:space="preserve"> </w:t>
      </w:r>
      <w:r w:rsidRPr="00535ACF">
        <w:rPr>
          <w:rFonts w:cs="Arial"/>
          <w:color w:val="000000"/>
          <w:szCs w:val="24"/>
        </w:rPr>
        <w:t>El desarrollo de una aplicación ASP.NET MVC es una alternativa al desarrollo de paginas ASP.NET Web forms.</w:t>
      </w:r>
    </w:p>
    <w:p w:rsidR="00535ACF" w:rsidRDefault="00535ACF" w:rsidP="00663C22">
      <w:pPr>
        <w:jc w:val="both"/>
        <w:rPr>
          <w:rFonts w:asciiTheme="majorHAnsi" w:eastAsiaTheme="majorEastAsia" w:hAnsiTheme="majorHAnsi" w:cstheme="majorBidi"/>
          <w:b/>
          <w:bCs/>
          <w:color w:val="365F91" w:themeColor="accent1" w:themeShade="BF"/>
          <w:sz w:val="28"/>
          <w:szCs w:val="28"/>
        </w:rPr>
      </w:pPr>
      <w:r>
        <w:br w:type="page"/>
      </w:r>
    </w:p>
    <w:p w:rsidR="00D9269C" w:rsidRDefault="00D9269C" w:rsidP="004B3BF0">
      <w:pPr>
        <w:pStyle w:val="Ttulo1"/>
        <w:jc w:val="both"/>
      </w:pPr>
      <w:bookmarkStart w:id="13" w:name="_Toc246253196"/>
      <w:r>
        <w:lastRenderedPageBreak/>
        <w:t>Capítulo II</w:t>
      </w:r>
      <w:r w:rsidR="00884611">
        <w:t>I</w:t>
      </w:r>
      <w:r>
        <w:t>: Desarrollo del tema.</w:t>
      </w:r>
      <w:bookmarkEnd w:id="13"/>
    </w:p>
    <w:p w:rsidR="00D9269C" w:rsidRDefault="00D9269C" w:rsidP="004B3BF0">
      <w:pPr>
        <w:pStyle w:val="Ttulo2"/>
        <w:numPr>
          <w:ilvl w:val="0"/>
          <w:numId w:val="28"/>
        </w:numPr>
        <w:jc w:val="both"/>
      </w:pPr>
      <w:bookmarkStart w:id="14" w:name="_Toc246253197"/>
      <w:r>
        <w:t>Objetivos.</w:t>
      </w:r>
      <w:bookmarkEnd w:id="14"/>
    </w:p>
    <w:p w:rsidR="00D9269C" w:rsidRDefault="00D9269C" w:rsidP="004B3BF0">
      <w:pPr>
        <w:pStyle w:val="Ttulo2"/>
        <w:numPr>
          <w:ilvl w:val="1"/>
          <w:numId w:val="28"/>
        </w:numPr>
        <w:jc w:val="both"/>
      </w:pPr>
      <w:bookmarkStart w:id="15" w:name="_Toc246253198"/>
      <w:r>
        <w:t>Objetivos Generales.</w:t>
      </w:r>
      <w:bookmarkEnd w:id="15"/>
    </w:p>
    <w:p w:rsidR="000425AC" w:rsidRDefault="000425AC" w:rsidP="004B3BF0">
      <w:pPr>
        <w:jc w:val="both"/>
      </w:pPr>
      <w:r>
        <w:t>El objetivo de este proyecto es crear una solución informática para ser utilizada en empresas Pymes del rubro servicio técnico electrónico. Esta aplicación permitirá  proporcionar una solución eficiente para los problemas que poseen las empresas de servicio técnico, principalmente se encuentra en reducir los tiempos en el ciclo de reparación del articulo ingresado, balancear la carga de trabajo para los técnicos, optimizar las tareas criticas en los procesos</w:t>
      </w:r>
      <w:r w:rsidR="00B71F82">
        <w:t xml:space="preserve"> de reparación de artículos dentro</w:t>
      </w:r>
      <w:r>
        <w:t xml:space="preserve"> de la organización y obtener información en tiempo real de estos. Con lo anterior se busca mejorar la calidad de servicio que se entrega al cliente y aumentar la capacidad para una mayor demanda de estos.</w:t>
      </w:r>
    </w:p>
    <w:p w:rsidR="00D9269C" w:rsidRDefault="00D9269C" w:rsidP="004B3BF0">
      <w:pPr>
        <w:pStyle w:val="Ttulo2"/>
        <w:numPr>
          <w:ilvl w:val="1"/>
          <w:numId w:val="28"/>
        </w:numPr>
        <w:jc w:val="both"/>
      </w:pPr>
      <w:bookmarkStart w:id="16" w:name="_Toc246253199"/>
      <w:r>
        <w:t>Objetivos Específicos.</w:t>
      </w:r>
      <w:bookmarkEnd w:id="16"/>
    </w:p>
    <w:p w:rsidR="000425AC" w:rsidRDefault="000425AC" w:rsidP="004B3BF0">
      <w:pPr>
        <w:jc w:val="both"/>
      </w:pPr>
      <w:r>
        <w:t>Los objetivos específicos del proyecto son:</w:t>
      </w:r>
    </w:p>
    <w:p w:rsidR="000425AC" w:rsidRDefault="000425AC" w:rsidP="004B3BF0">
      <w:pPr>
        <w:pStyle w:val="Prrafodelista"/>
        <w:numPr>
          <w:ilvl w:val="0"/>
          <w:numId w:val="4"/>
        </w:numPr>
        <w:jc w:val="both"/>
      </w:pPr>
      <w:r>
        <w:t>Aplicación de bajo costo.</w:t>
      </w:r>
    </w:p>
    <w:p w:rsidR="000425AC" w:rsidRDefault="000425AC" w:rsidP="004B3BF0">
      <w:pPr>
        <w:pStyle w:val="Prrafodelista"/>
        <w:numPr>
          <w:ilvl w:val="0"/>
          <w:numId w:val="4"/>
        </w:numPr>
        <w:jc w:val="both"/>
      </w:pPr>
      <w:r>
        <w:t>Escalable, Flexible y Extensible.</w:t>
      </w:r>
    </w:p>
    <w:p w:rsidR="000425AC" w:rsidRDefault="000425AC" w:rsidP="004B3BF0">
      <w:pPr>
        <w:pStyle w:val="Prrafodelista"/>
        <w:numPr>
          <w:ilvl w:val="0"/>
          <w:numId w:val="4"/>
        </w:numPr>
        <w:jc w:val="both"/>
      </w:pPr>
      <w:r>
        <w:t>Para múltiple empresas y Usuarios (configurable).</w:t>
      </w:r>
    </w:p>
    <w:p w:rsidR="000425AC" w:rsidRDefault="000425AC" w:rsidP="004B3BF0">
      <w:pPr>
        <w:pStyle w:val="Prrafodelista"/>
        <w:numPr>
          <w:ilvl w:val="0"/>
          <w:numId w:val="1"/>
        </w:numPr>
        <w:jc w:val="both"/>
      </w:pPr>
      <w:r>
        <w:t xml:space="preserve">Control </w:t>
      </w:r>
      <w:r w:rsidRPr="009801ED">
        <w:t>de flujos de procesos</w:t>
      </w:r>
      <w:r>
        <w:t xml:space="preserve"> del ciclo de reparación de un producto.</w:t>
      </w:r>
    </w:p>
    <w:p w:rsidR="000425AC" w:rsidRDefault="000425AC" w:rsidP="004B3BF0">
      <w:pPr>
        <w:pStyle w:val="Prrafodelista"/>
        <w:numPr>
          <w:ilvl w:val="0"/>
          <w:numId w:val="1"/>
        </w:numPr>
        <w:jc w:val="both"/>
      </w:pPr>
      <w:r>
        <w:t>El registro de artículos que ingresan al servicio.</w:t>
      </w:r>
    </w:p>
    <w:p w:rsidR="000425AC" w:rsidRDefault="000425AC" w:rsidP="004B3BF0">
      <w:pPr>
        <w:pStyle w:val="Prrafodelista"/>
        <w:numPr>
          <w:ilvl w:val="0"/>
          <w:numId w:val="1"/>
        </w:numPr>
        <w:jc w:val="both"/>
      </w:pPr>
      <w:r>
        <w:t>Automatización de asignación de carga de trabajo hacia los técnicos.</w:t>
      </w:r>
    </w:p>
    <w:p w:rsidR="000425AC" w:rsidRDefault="000425AC" w:rsidP="004B3BF0">
      <w:pPr>
        <w:pStyle w:val="Prrafodelista"/>
        <w:numPr>
          <w:ilvl w:val="0"/>
          <w:numId w:val="1"/>
        </w:numPr>
        <w:jc w:val="both"/>
      </w:pPr>
      <w:r>
        <w:t>Entregar información precisa, consistente y en tiempo real de los procesos del servicio.</w:t>
      </w:r>
    </w:p>
    <w:p w:rsidR="000425AC" w:rsidRDefault="000425AC" w:rsidP="004B3BF0">
      <w:pPr>
        <w:pStyle w:val="Prrafodelista"/>
        <w:numPr>
          <w:ilvl w:val="0"/>
          <w:numId w:val="1"/>
        </w:numPr>
        <w:jc w:val="both"/>
      </w:pPr>
      <w:r>
        <w:t>Manejo de estados de los artículos ingresados al servicio.</w:t>
      </w:r>
    </w:p>
    <w:p w:rsidR="000425AC" w:rsidRDefault="000425AC" w:rsidP="004B3BF0">
      <w:pPr>
        <w:pStyle w:val="Prrafodelista"/>
        <w:numPr>
          <w:ilvl w:val="0"/>
          <w:numId w:val="1"/>
        </w:numPr>
        <w:jc w:val="both"/>
      </w:pPr>
      <w:r>
        <w:t xml:space="preserve">Administrar información de técnicos, especialidades, historial de trabajo, </w:t>
      </w:r>
      <w:r w:rsidR="00B71F82">
        <w:t xml:space="preserve">esto permitirá la </w:t>
      </w:r>
      <w:r>
        <w:t>asignación de comisiones.</w:t>
      </w:r>
    </w:p>
    <w:p w:rsidR="000425AC" w:rsidRDefault="000425AC" w:rsidP="004B3BF0">
      <w:pPr>
        <w:pStyle w:val="Prrafodelista"/>
        <w:numPr>
          <w:ilvl w:val="0"/>
          <w:numId w:val="1"/>
        </w:numPr>
        <w:jc w:val="both"/>
      </w:pPr>
      <w:r>
        <w:t>Entregar información de trabajo realizado por técnicos al área de recursos humanos.</w:t>
      </w:r>
    </w:p>
    <w:p w:rsidR="000425AC" w:rsidRPr="000425AC" w:rsidRDefault="000425AC" w:rsidP="004B3BF0">
      <w:pPr>
        <w:pStyle w:val="Prrafodelista"/>
        <w:numPr>
          <w:ilvl w:val="0"/>
          <w:numId w:val="1"/>
        </w:numPr>
        <w:jc w:val="both"/>
      </w:pPr>
      <w:r>
        <w:t>Permitir comunicación actualizada con clientes.</w:t>
      </w:r>
      <w:r>
        <w:br w:type="page"/>
      </w:r>
    </w:p>
    <w:p w:rsidR="00D9269C" w:rsidRDefault="00D9269C" w:rsidP="004B3BF0">
      <w:pPr>
        <w:pStyle w:val="Ttulo2"/>
        <w:numPr>
          <w:ilvl w:val="0"/>
          <w:numId w:val="28"/>
        </w:numPr>
        <w:jc w:val="both"/>
      </w:pPr>
      <w:bookmarkStart w:id="17" w:name="_Toc246253200"/>
      <w:r>
        <w:lastRenderedPageBreak/>
        <w:t>Propuesta Solución.</w:t>
      </w:r>
      <w:bookmarkEnd w:id="17"/>
    </w:p>
    <w:p w:rsidR="000425AC" w:rsidRDefault="000425AC" w:rsidP="004B3BF0">
      <w:pPr>
        <w:jc w:val="both"/>
      </w:pPr>
      <w:r>
        <w:t>En este punto se proponen diferentes alternativas para solucionar las problemáticas de flujos de procesos  de los servicios técnicos.</w:t>
      </w:r>
    </w:p>
    <w:p w:rsidR="00D9269C" w:rsidRDefault="00D9269C" w:rsidP="004B3BF0">
      <w:pPr>
        <w:pStyle w:val="Ttulo2"/>
        <w:numPr>
          <w:ilvl w:val="1"/>
          <w:numId w:val="28"/>
        </w:numPr>
        <w:jc w:val="both"/>
      </w:pPr>
      <w:bookmarkStart w:id="18" w:name="_Toc246253201"/>
      <w:r>
        <w:t>Alternativas.</w:t>
      </w:r>
      <w:bookmarkEnd w:id="18"/>
    </w:p>
    <w:p w:rsidR="00D9269C" w:rsidRDefault="00D9269C" w:rsidP="004B3BF0">
      <w:pPr>
        <w:pStyle w:val="Ttulo2"/>
        <w:numPr>
          <w:ilvl w:val="2"/>
          <w:numId w:val="28"/>
        </w:numPr>
        <w:jc w:val="both"/>
      </w:pPr>
      <w:bookmarkStart w:id="19" w:name="_Toc246253202"/>
      <w:r>
        <w:t>Sistemas ERP.</w:t>
      </w:r>
      <w:bookmarkEnd w:id="19"/>
    </w:p>
    <w:p w:rsidR="000425AC" w:rsidRDefault="000425AC" w:rsidP="004B3BF0">
      <w:pPr>
        <w:jc w:val="both"/>
      </w:pPr>
      <w:r w:rsidRPr="00783F03">
        <w:t>La</w:t>
      </w:r>
      <w:r>
        <w:t xml:space="preserve"> implementación de sistemas que se encuentran disponibles en el mercado de tipo de Planificación de Recursos Empresariales (ERP), se caracterizan por ser adaptables y configurables para la mayoría de las empresas de distintos rubros, si bien este tipo software posee particularidades que lo hacen ser de alto rendimiento y estratégicos para la empresa, su implementación y mantenimiento es demasiado costoso en tiempo y personal calificado. Su mayor potencial se consigue si se adapta a los requerimientos de una sola empresa, lo que impide que la reutilización para otras.</w:t>
      </w:r>
      <w:r w:rsidRPr="00FA7AA1">
        <w:t xml:space="preserve"> </w:t>
      </w:r>
    </w:p>
    <w:p w:rsidR="000425AC" w:rsidRDefault="000425AC" w:rsidP="004B3BF0">
      <w:pPr>
        <w:jc w:val="both"/>
      </w:pPr>
      <w:r>
        <w:t xml:space="preserve">Los costos de un sistema ERP actualmente en Chile son elevados, se </w:t>
      </w:r>
      <w:r w:rsidR="00FD7B6C">
        <w:t>deben considerar la licencia de software,</w:t>
      </w:r>
      <w:r>
        <w:t xml:space="preserve"> personal capacitado, capacitaciones para el personal encargado, mantenciones, soporte. </w:t>
      </w:r>
      <w:r w:rsidR="00FD7B6C">
        <w:t>El total</w:t>
      </w:r>
      <w:r>
        <w:t xml:space="preserve"> para implementar un sistema ERP en una Pyme promedio son de 40.000.000 pesos o se cancelan suscripciones por usuario.</w:t>
      </w:r>
    </w:p>
    <w:p w:rsidR="00D9269C" w:rsidRDefault="00D9269C" w:rsidP="004B3BF0">
      <w:pPr>
        <w:pStyle w:val="Ttulo2"/>
        <w:numPr>
          <w:ilvl w:val="2"/>
          <w:numId w:val="28"/>
        </w:numPr>
        <w:jc w:val="both"/>
      </w:pPr>
      <w:bookmarkStart w:id="20" w:name="_Toc246253203"/>
      <w:r>
        <w:t>Sistema desarrollado a la medida para cliente.</w:t>
      </w:r>
      <w:bookmarkEnd w:id="20"/>
    </w:p>
    <w:p w:rsidR="000425AC" w:rsidRDefault="000425AC" w:rsidP="004B3BF0">
      <w:pPr>
        <w:jc w:val="both"/>
      </w:pPr>
      <w:r>
        <w:t>Se caracteriza por ser un software a medida de acuerdo a requisitos del cliente y todas su implementación se realiza dentro de las dependencias de la empresa, esto significa que el sistema cumple con todas la</w:t>
      </w:r>
      <w:r w:rsidR="008F294E">
        <w:t>s</w:t>
      </w:r>
      <w:r>
        <w:t xml:space="preserve"> necesidades de la organización, pero a su vez requiere por parte del cliente mantener equipos, software, licencias, seguridad, mantenciones, personal calificado, capacitación, entre otras actividades propias de mantener un software propietario.</w:t>
      </w:r>
    </w:p>
    <w:p w:rsidR="00D9269C" w:rsidRDefault="00D9269C" w:rsidP="004B3BF0">
      <w:pPr>
        <w:pStyle w:val="Ttulo2"/>
        <w:numPr>
          <w:ilvl w:val="2"/>
          <w:numId w:val="28"/>
        </w:numPr>
        <w:jc w:val="both"/>
      </w:pPr>
      <w:bookmarkStart w:id="21" w:name="_Toc246253204"/>
      <w:r>
        <w:t>Sistema desarrollado para rubro de empresa.</w:t>
      </w:r>
      <w:bookmarkEnd w:id="21"/>
    </w:p>
    <w:p w:rsidR="009264C1" w:rsidRDefault="000425AC" w:rsidP="004B3BF0">
      <w:pPr>
        <w:jc w:val="both"/>
      </w:pPr>
      <w:r>
        <w:t xml:space="preserve">Se caracteriza por ser un software a medida de acuerdo a requisitos </w:t>
      </w:r>
      <w:r w:rsidR="009264C1">
        <w:t>estándares para un tipo de empresa o funciones acotadas que pueden ser usadas en diferentes organizaciones. Se diferencia del desarrollo a la medida para un solo cliente, debido a que este no se desarrolla en función a requisitos especiales de un solo cliente, sino que su intención es satisfacer las necesidades comunes de tipo determinado de empresas. Lo anterior facilita la venta para otras empresas, así mejorando el precio del producto ofrecido.</w:t>
      </w:r>
    </w:p>
    <w:p w:rsidR="009264C1" w:rsidRDefault="009264C1" w:rsidP="004B3BF0">
      <w:pPr>
        <w:jc w:val="both"/>
      </w:pPr>
      <w:r>
        <w:t>La empresa con esta opción se hace responsable del sistema en términos de licencia, seguridad, conectividad y capacitación. Y posee el</w:t>
      </w:r>
      <w:r w:rsidR="00FC3366">
        <w:t xml:space="preserve"> servicio de</w:t>
      </w:r>
      <w:r>
        <w:t xml:space="preserve"> soporte y el </w:t>
      </w:r>
      <w:r w:rsidR="00FC3366">
        <w:t>mantenimiento</w:t>
      </w:r>
      <w:r>
        <w:t xml:space="preserve"> de la empresa a cargo del producto.</w:t>
      </w:r>
    </w:p>
    <w:p w:rsidR="00D9269C" w:rsidRDefault="00D9269C" w:rsidP="004B3BF0">
      <w:pPr>
        <w:pStyle w:val="Ttulo2"/>
        <w:numPr>
          <w:ilvl w:val="0"/>
          <w:numId w:val="28"/>
        </w:numPr>
        <w:jc w:val="both"/>
      </w:pPr>
      <w:bookmarkStart w:id="22" w:name="_Toc246253205"/>
      <w:r>
        <w:lastRenderedPageBreak/>
        <w:t>Evaluación.</w:t>
      </w:r>
      <w:bookmarkEnd w:id="22"/>
    </w:p>
    <w:p w:rsidR="000425AC" w:rsidRDefault="000425AC" w:rsidP="004B3BF0">
      <w:pPr>
        <w:jc w:val="both"/>
      </w:pPr>
      <w:r w:rsidRPr="00150D96">
        <w:t>Dentro</w:t>
      </w:r>
      <w:r>
        <w:t xml:space="preserve"> de las alternativas propuestas</w:t>
      </w:r>
      <w:r w:rsidR="000522A5">
        <w:t>,</w:t>
      </w:r>
      <w:r>
        <w:t xml:space="preserve"> la opción de reali</w:t>
      </w:r>
      <w:r w:rsidR="000522A5">
        <w:t>zar un sistema hecho para el rubro de las empresas de servicio técnico,</w:t>
      </w:r>
      <w:r>
        <w:t xml:space="preserve"> es la que se adap</w:t>
      </w:r>
      <w:r w:rsidR="000522A5">
        <w:t>ta a las necesidades de la empresa,</w:t>
      </w:r>
      <w:r>
        <w:t xml:space="preserve"> ya que con esto se lograra realizar un sistema de acuerdo a los requerimientos del neg</w:t>
      </w:r>
      <w:r w:rsidR="000522A5">
        <w:t>ocio que caracterizan a este tipo de empresas</w:t>
      </w:r>
      <w:r>
        <w:t>.</w:t>
      </w:r>
    </w:p>
    <w:p w:rsidR="000425AC" w:rsidRDefault="000425AC" w:rsidP="004B3BF0">
      <w:pPr>
        <w:jc w:val="both"/>
      </w:pPr>
      <w:r>
        <w:t>Además se debe considerar todos los requisitos de software y hardware para lograr el éxito de este proyecto, por lo tanto se considerara la compra de las tecnologías necesarias las cuales se describirán en las diferentes factibilidades contenidas en el proyecto.</w:t>
      </w:r>
    </w:p>
    <w:p w:rsidR="00D9269C" w:rsidRDefault="00D9269C" w:rsidP="004B3BF0">
      <w:pPr>
        <w:pStyle w:val="Ttulo2"/>
        <w:numPr>
          <w:ilvl w:val="0"/>
          <w:numId w:val="28"/>
        </w:numPr>
        <w:jc w:val="both"/>
      </w:pPr>
      <w:bookmarkStart w:id="23" w:name="_Toc246253206"/>
      <w:r>
        <w:t>Solución Propuesta.</w:t>
      </w:r>
      <w:bookmarkEnd w:id="23"/>
    </w:p>
    <w:p w:rsidR="000425AC" w:rsidRDefault="000425AC" w:rsidP="004B3BF0">
      <w:pPr>
        <w:jc w:val="both"/>
      </w:pPr>
      <w:r>
        <w:t xml:space="preserve">Según la descripción del </w:t>
      </w:r>
      <w:r w:rsidR="002B2F7E">
        <w:t>problema,</w:t>
      </w:r>
      <w:r>
        <w:t xml:space="preserve"> se propone la solución de crear un sistema hecho a la medida de las necesidades de este tipo de empresas para esto se debe contar con el hardware y software necesario.</w:t>
      </w:r>
    </w:p>
    <w:p w:rsidR="000425AC" w:rsidRDefault="000425AC" w:rsidP="004B3BF0">
      <w:pPr>
        <w:jc w:val="both"/>
      </w:pPr>
      <w:r>
        <w:t>La empresa deberá considerar la compra de las tecnologías, para el funcionamiento del sistema propuesto, el cual estará desarrollado en la plataforma .net específicamente web  y utilizara una base de datos SQL Express si bien esta base de datos es gratis tiene una limitación la cual solo permite crear bases de datos que no superen los 4 gigas de información.</w:t>
      </w:r>
    </w:p>
    <w:p w:rsidR="000425AC" w:rsidRDefault="000425AC" w:rsidP="004B3BF0">
      <w:pPr>
        <w:jc w:val="both"/>
      </w:pPr>
      <w:r>
        <w:t xml:space="preserve">Considerando que el crecimiento de la base de datos calculado para esta empresa no alcanza a llegar a 1GB anual es posible utilizar esta base de datos pero se debe realizar un backup de la base de datos cada 4 años para volver a disponer de los 4GB libres, otra posibilidad es comprar una licencia de SQL Server </w:t>
      </w:r>
      <w:r w:rsidR="00834F06">
        <w:t>Estándar</w:t>
      </w:r>
      <w:r>
        <w:t xml:space="preserve"> la cual permite crear bases de datos ilimitadas, pero eso incrementaría el costo del proyecto.</w:t>
      </w:r>
    </w:p>
    <w:p w:rsidR="000425AC" w:rsidRDefault="000425AC" w:rsidP="004B3BF0">
      <w:pPr>
        <w:jc w:val="both"/>
      </w:pPr>
      <w:r>
        <w:t>Debido a que el desarrollo de este sistema será web esto implica necesariamente disponer de un servidor de aplicación y base de datos, para este caso considerando que la empresa es una pymes, y las conexiones de usuario que tendrá la empresa no superan las 30 es posible mantener  el sistema y las bases de datos en el mismo servidor.</w:t>
      </w:r>
    </w:p>
    <w:p w:rsidR="000425AC" w:rsidRDefault="000425AC" w:rsidP="004B3BF0">
      <w:pPr>
        <w:jc w:val="both"/>
      </w:pPr>
      <w:r>
        <w:t>El sistema permitirá realizar los procesos de flujos de órdenes de trabajo y la asignación de trabajo a los distintos técnicos de forma manual y automática.</w:t>
      </w:r>
    </w:p>
    <w:p w:rsidR="000425AC" w:rsidRDefault="000425AC" w:rsidP="004B3BF0">
      <w:pPr>
        <w:jc w:val="both"/>
      </w:pPr>
      <w:r>
        <w:t>El desarrollo del sistema se realizara con una metodología la cual permitirá su incremento de nuevos requerimientos y escalabilidad a lo largo del tiempo, estará compuesta por módulos y arquitectura en capas utilizando el patrón de diseño MVC.</w:t>
      </w:r>
    </w:p>
    <w:p w:rsidR="000425AC" w:rsidRPr="000425AC" w:rsidRDefault="000425AC" w:rsidP="004B3BF0">
      <w:pPr>
        <w:jc w:val="both"/>
      </w:pPr>
    </w:p>
    <w:p w:rsidR="00D9269C" w:rsidRDefault="00D9269C" w:rsidP="004B3BF0">
      <w:pPr>
        <w:pStyle w:val="Ttulo2"/>
        <w:numPr>
          <w:ilvl w:val="1"/>
          <w:numId w:val="28"/>
        </w:numPr>
        <w:jc w:val="both"/>
      </w:pPr>
      <w:bookmarkStart w:id="24" w:name="_Toc246253207"/>
      <w:r>
        <w:lastRenderedPageBreak/>
        <w:t>Factibilidad técnica.</w:t>
      </w:r>
      <w:bookmarkEnd w:id="24"/>
    </w:p>
    <w:p w:rsidR="000425AC" w:rsidRDefault="000425AC" w:rsidP="004B3BF0">
      <w:pPr>
        <w:jc w:val="both"/>
      </w:pPr>
      <w:r>
        <w:t>La empresa debe contar con ciertas características de hardware y software para el funcionamiento del sistema para esto se consideran computadores adaptados para el sistema y un servidor que contendrá la aplicación y la base de datos.</w:t>
      </w:r>
    </w:p>
    <w:p w:rsidR="000425AC" w:rsidRDefault="000425AC" w:rsidP="004B3BF0">
      <w:pPr>
        <w:jc w:val="both"/>
      </w:pPr>
      <w:r>
        <w:t>Dentro de las características de hardware la empresa debe contar con un servidor</w:t>
      </w:r>
      <w:r w:rsidR="00C021AC">
        <w:t xml:space="preserve">, </w:t>
      </w:r>
      <w:r>
        <w:t xml:space="preserve"> para aplicación y base de datos el servidor debe tener Windows 2003 server estándar ya que este cuenta con I</w:t>
      </w:r>
      <w:r w:rsidR="00C021AC">
        <w:t>nterne</w:t>
      </w:r>
      <w:r w:rsidR="002B2F7E">
        <w:t>t</w:t>
      </w:r>
      <w:r w:rsidR="00C021AC">
        <w:t xml:space="preserve"> </w:t>
      </w:r>
      <w:r>
        <w:t>I</w:t>
      </w:r>
      <w:r w:rsidR="00C021AC">
        <w:t xml:space="preserve">nformation </w:t>
      </w:r>
      <w:r>
        <w:t>S</w:t>
      </w:r>
      <w:r w:rsidR="00C021AC">
        <w:t>erver</w:t>
      </w:r>
      <w:r>
        <w:t xml:space="preserve"> 6</w:t>
      </w:r>
      <w:r w:rsidR="00C021AC">
        <w:t>(IIS6)</w:t>
      </w:r>
      <w:r>
        <w:t xml:space="preserve"> el cual permitirá la publicación del sistema.</w:t>
      </w:r>
    </w:p>
    <w:p w:rsidR="000425AC" w:rsidRDefault="00C021AC" w:rsidP="004B3BF0">
      <w:pPr>
        <w:jc w:val="both"/>
      </w:pPr>
      <w:r>
        <w:t>El computador con</w:t>
      </w:r>
      <w:r w:rsidR="000425AC">
        <w:t xml:space="preserve"> Windows 2003 server debe tener como mínimo los siguientes requisitos:</w:t>
      </w:r>
    </w:p>
    <w:p w:rsidR="000425AC" w:rsidRDefault="000425AC" w:rsidP="004B3BF0">
      <w:pPr>
        <w:jc w:val="both"/>
        <w:rPr>
          <w:lang w:eastAsia="es-CL"/>
        </w:rPr>
      </w:pPr>
      <w:r w:rsidRPr="00C65F25">
        <w:t xml:space="preserve">Uno o más procesadores recomendado con una velocidad mínima de 555 </w:t>
      </w:r>
      <w:r w:rsidRPr="00C65F25">
        <w:rPr>
          <w:lang w:eastAsia="es-CL"/>
        </w:rPr>
        <w:t>megahertz</w:t>
      </w:r>
      <w:r>
        <w:rPr>
          <w:lang w:eastAsia="es-CL"/>
        </w:rPr>
        <w:t xml:space="preserve">, </w:t>
      </w:r>
      <w:r>
        <w:t>procesador</w:t>
      </w:r>
      <w:r w:rsidRPr="00C65F25">
        <w:t xml:space="preserve"> </w:t>
      </w:r>
      <w:r w:rsidRPr="00C65F25">
        <w:rPr>
          <w:lang w:eastAsia="es-CL"/>
        </w:rPr>
        <w:t>Intel Pentium/Celeron, AMD K6/Athlon/Duron</w:t>
      </w:r>
      <w:r>
        <w:rPr>
          <w:lang w:eastAsia="es-CL"/>
        </w:rPr>
        <w:t xml:space="preserve"> ,</w:t>
      </w:r>
      <w:r w:rsidRPr="00C65F25">
        <w:t>256 megabytes (MB) de RAM . 128 MB es el mínimo soportado</w:t>
      </w:r>
      <w:r w:rsidRPr="00C65F25">
        <w:rPr>
          <w:lang w:eastAsia="es-CL"/>
        </w:rPr>
        <w:t xml:space="preserve">, </w:t>
      </w:r>
      <w:r w:rsidR="00076DF1">
        <w:rPr>
          <w:lang w:eastAsia="es-CL"/>
        </w:rPr>
        <w:t>y</w:t>
      </w:r>
      <w:r w:rsidRPr="00C65F25">
        <w:rPr>
          <w:lang w:eastAsia="es-CL"/>
        </w:rPr>
        <w:t xml:space="preserve"> 4 gigabytes (GB) </w:t>
      </w:r>
      <w:r w:rsidRPr="00C65F25">
        <w:t xml:space="preserve"> es el máximo soportado</w:t>
      </w:r>
      <w:r>
        <w:rPr>
          <w:lang w:eastAsia="es-CL"/>
        </w:rPr>
        <w:t>, el disco duro debe disponer para su instalación de 2GB libres.</w:t>
      </w:r>
    </w:p>
    <w:p w:rsidR="003D205D" w:rsidRDefault="000425AC" w:rsidP="004B3BF0">
      <w:pPr>
        <w:jc w:val="both"/>
        <w:rPr>
          <w:lang w:eastAsia="es-CL"/>
        </w:rPr>
      </w:pPr>
      <w:r>
        <w:rPr>
          <w:lang w:eastAsia="es-CL"/>
        </w:rPr>
        <w:t>Cabe señalar que los requisitos mínimos expresados anteriormente son los especificados por Microsoft pero para un óptimo desempeño se recomienda una</w:t>
      </w:r>
      <w:r w:rsidR="009351E2">
        <w:rPr>
          <w:lang w:eastAsia="es-CL"/>
        </w:rPr>
        <w:t xml:space="preserve"> capacidad de hardware superior, se recomienda un computador que este hecho para servidor q</w:t>
      </w:r>
      <w:r w:rsidR="003D205D">
        <w:rPr>
          <w:lang w:eastAsia="es-CL"/>
        </w:rPr>
        <w:t xml:space="preserve">ue tenga un procesador </w:t>
      </w:r>
      <w:r w:rsidR="003E0E7F">
        <w:rPr>
          <w:lang w:eastAsia="es-CL"/>
        </w:rPr>
        <w:t>Intel</w:t>
      </w:r>
      <w:r w:rsidR="003D205D">
        <w:rPr>
          <w:lang w:eastAsia="es-CL"/>
        </w:rPr>
        <w:t xml:space="preserve"> xeon o un AMD Opteron, 2 Gb </w:t>
      </w:r>
      <w:r w:rsidR="003E0E7F">
        <w:rPr>
          <w:lang w:eastAsia="es-CL"/>
        </w:rPr>
        <w:t>RAM</w:t>
      </w:r>
      <w:r w:rsidR="003D205D">
        <w:rPr>
          <w:lang w:eastAsia="es-CL"/>
        </w:rPr>
        <w:t xml:space="preserve">, un disco duro de  160 </w:t>
      </w:r>
      <w:r w:rsidR="003E0E7F">
        <w:rPr>
          <w:lang w:eastAsia="es-CL"/>
        </w:rPr>
        <w:t>Gb</w:t>
      </w:r>
      <w:r w:rsidR="003D205D">
        <w:rPr>
          <w:lang w:eastAsia="es-CL"/>
        </w:rPr>
        <w:t xml:space="preserve"> En las tablas de cotizaciones se muestra una opción de servidor para Pymes que cuenta con las características recomendadas.</w:t>
      </w:r>
    </w:p>
    <w:p w:rsidR="000425AC" w:rsidRPr="00AF17EC" w:rsidRDefault="000425AC" w:rsidP="004B3BF0">
      <w:pPr>
        <w:jc w:val="both"/>
        <w:rPr>
          <w:u w:val="single"/>
        </w:rPr>
      </w:pPr>
      <w:r>
        <w:rPr>
          <w:lang w:eastAsia="es-CL"/>
        </w:rPr>
        <w:t xml:space="preserve">Para las estaciones de trabajo que se conecten al sistema deben tener como mínimo un procesador Pentium III, Memoria </w:t>
      </w:r>
      <w:r w:rsidR="00834F06">
        <w:rPr>
          <w:lang w:eastAsia="es-CL"/>
        </w:rPr>
        <w:t>RAM</w:t>
      </w:r>
      <w:r>
        <w:rPr>
          <w:lang w:eastAsia="es-CL"/>
        </w:rPr>
        <w:t xml:space="preserve"> de 256 MB, monitor con resolución mínima de 1024x768, tener instalado uno de los siguientes browser:</w:t>
      </w:r>
    </w:p>
    <w:p w:rsidR="000425AC" w:rsidRDefault="000425AC" w:rsidP="004B3BF0">
      <w:pPr>
        <w:pStyle w:val="Prrafodelista"/>
        <w:numPr>
          <w:ilvl w:val="0"/>
          <w:numId w:val="3"/>
        </w:numPr>
        <w:jc w:val="both"/>
      </w:pPr>
      <w:r>
        <w:t xml:space="preserve">Internet Explorer </w:t>
      </w:r>
      <w:r w:rsidR="00FE04A5">
        <w:t xml:space="preserve"> 8</w:t>
      </w:r>
    </w:p>
    <w:p w:rsidR="000425AC" w:rsidRDefault="003C7409" w:rsidP="004B3BF0">
      <w:pPr>
        <w:pStyle w:val="Prrafodelista"/>
        <w:numPr>
          <w:ilvl w:val="0"/>
          <w:numId w:val="3"/>
        </w:numPr>
        <w:jc w:val="both"/>
      </w:pPr>
      <w:r>
        <w:t xml:space="preserve">Mozilla Firefox </w:t>
      </w:r>
      <w:r w:rsidR="00FE04A5">
        <w:t xml:space="preserve"> 3</w:t>
      </w:r>
    </w:p>
    <w:p w:rsidR="000425AC" w:rsidRDefault="00FE04A5" w:rsidP="004B3BF0">
      <w:pPr>
        <w:pStyle w:val="Prrafodelista"/>
        <w:numPr>
          <w:ilvl w:val="0"/>
          <w:numId w:val="3"/>
        </w:numPr>
        <w:jc w:val="both"/>
      </w:pPr>
      <w:r>
        <w:t>Safari 3</w:t>
      </w:r>
    </w:p>
    <w:p w:rsidR="00FE04A5" w:rsidRDefault="000425AC" w:rsidP="004B3BF0">
      <w:pPr>
        <w:pStyle w:val="Prrafodelista"/>
        <w:numPr>
          <w:ilvl w:val="0"/>
          <w:numId w:val="3"/>
        </w:numPr>
        <w:jc w:val="both"/>
      </w:pPr>
      <w:r>
        <w:t>Opera 9</w:t>
      </w:r>
    </w:p>
    <w:p w:rsidR="000425AC" w:rsidRDefault="000425AC" w:rsidP="004B3BF0">
      <w:pPr>
        <w:pStyle w:val="Prrafodelista"/>
        <w:numPr>
          <w:ilvl w:val="0"/>
          <w:numId w:val="3"/>
        </w:numPr>
        <w:jc w:val="both"/>
      </w:pPr>
      <w:r>
        <w:t>Chrome</w:t>
      </w:r>
      <w:r w:rsidR="003C7409">
        <w:t xml:space="preserve"> </w:t>
      </w:r>
      <w:r w:rsidR="00D37EA9">
        <w:t>3</w:t>
      </w:r>
    </w:p>
    <w:p w:rsidR="000425AC" w:rsidRDefault="000425AC" w:rsidP="004B3BF0">
      <w:pPr>
        <w:jc w:val="both"/>
      </w:pPr>
      <w:r>
        <w:t>Cabe señalar que el browser a utilizar debe poseer la  configuración de javascript y cookies habilitados para sitios remotos.</w:t>
      </w:r>
    </w:p>
    <w:p w:rsidR="000425AC" w:rsidRDefault="000425AC" w:rsidP="004B3BF0">
      <w:pPr>
        <w:jc w:val="both"/>
      </w:pPr>
      <w:r>
        <w:t>El sistema operativo que debe estar instalado las estaciones de trabajo puede ser una distribución Linux que tenga uno de los browser mencionados anteriormente o Windows XP en adelante.</w:t>
      </w:r>
    </w:p>
    <w:p w:rsidR="000425AC" w:rsidRDefault="000425AC" w:rsidP="004B3BF0">
      <w:pPr>
        <w:jc w:val="both"/>
      </w:pPr>
      <w:r>
        <w:lastRenderedPageBreak/>
        <w:t xml:space="preserve">En el caso de que el sistema sea Windows debe contar con las licencias correspondientes. </w:t>
      </w:r>
    </w:p>
    <w:p w:rsidR="000425AC" w:rsidRPr="00092F27" w:rsidRDefault="000425AC" w:rsidP="004B3BF0">
      <w:pPr>
        <w:jc w:val="both"/>
        <w:rPr>
          <w:u w:val="single"/>
        </w:rPr>
      </w:pPr>
      <w:r>
        <w:t>Las estaciones de trabajo deben estar conectadas al s</w:t>
      </w:r>
      <w:r w:rsidR="00FE04A5">
        <w:t>ervidor a través de una red Lan, dentro de un mismo grupo de trabajo o dominio.</w:t>
      </w:r>
    </w:p>
    <w:p w:rsidR="00D9269C" w:rsidRDefault="00D9269C" w:rsidP="004B3BF0">
      <w:pPr>
        <w:pStyle w:val="Ttulo2"/>
        <w:numPr>
          <w:ilvl w:val="1"/>
          <w:numId w:val="28"/>
        </w:numPr>
        <w:jc w:val="both"/>
      </w:pPr>
      <w:bookmarkStart w:id="25" w:name="_Toc246253208"/>
      <w:r>
        <w:t>Factibilidad económica.</w:t>
      </w:r>
      <w:bookmarkEnd w:id="25"/>
    </w:p>
    <w:p w:rsidR="001A5B1B" w:rsidRDefault="0075278D" w:rsidP="004B3BF0">
      <w:pPr>
        <w:jc w:val="both"/>
      </w:pPr>
      <w:r>
        <w:t>El costo del sistema es de $2.000.000 incluye la instalación y soporte por 6 meses. E</w:t>
      </w:r>
      <w:r w:rsidR="001A5B1B">
        <w:t>l hardware y software necesario que se debe comprar para el funcionamiento del sistema es el siguiente:</w:t>
      </w:r>
    </w:p>
    <w:p w:rsidR="001A5B1B" w:rsidRDefault="001A5B1B" w:rsidP="004B3BF0">
      <w:pPr>
        <w:jc w:val="both"/>
      </w:pPr>
      <w:r>
        <w:t>Se detallan las dos alternativas posibles con SQL server estándar y Express</w:t>
      </w:r>
    </w:p>
    <w:tbl>
      <w:tblPr>
        <w:tblStyle w:val="Cuadrculaclara-nfasis11"/>
        <w:tblW w:w="9520" w:type="dxa"/>
        <w:tblLook w:val="04A0"/>
      </w:tblPr>
      <w:tblGrid>
        <w:gridCol w:w="8188"/>
        <w:gridCol w:w="1332"/>
      </w:tblGrid>
      <w:tr w:rsidR="00EB0D20" w:rsidRPr="00BD4B34" w:rsidTr="00B72461">
        <w:trPr>
          <w:cnfStyle w:val="100000000000"/>
          <w:trHeight w:val="300"/>
        </w:trPr>
        <w:tc>
          <w:tcPr>
            <w:cnfStyle w:val="001000000000"/>
            <w:tcW w:w="8188" w:type="dxa"/>
            <w:noWrap/>
            <w:hideMark/>
          </w:tcPr>
          <w:p w:rsidR="00EB0D20" w:rsidRPr="00EB0D20" w:rsidRDefault="00EB0D20" w:rsidP="004B3BF0">
            <w:pPr>
              <w:jc w:val="both"/>
              <w:rPr>
                <w:rFonts w:eastAsia="Times New Roman" w:cs="Arial"/>
                <w:color w:val="000000"/>
                <w:sz w:val="20"/>
                <w:szCs w:val="20"/>
                <w:lang w:eastAsia="es-CL"/>
              </w:rPr>
            </w:pPr>
            <w:r w:rsidRPr="00EB0D20">
              <w:rPr>
                <w:rFonts w:eastAsia="Times New Roman" w:cs="Arial"/>
                <w:color w:val="000000"/>
                <w:sz w:val="20"/>
                <w:szCs w:val="20"/>
                <w:lang w:eastAsia="es-CL"/>
              </w:rPr>
              <w:t xml:space="preserve">Precios servidor con licencia </w:t>
            </w:r>
            <w:r w:rsidR="00834F06" w:rsidRPr="00EB0D20">
              <w:rPr>
                <w:rFonts w:eastAsia="Times New Roman" w:cs="Arial"/>
                <w:color w:val="000000"/>
                <w:sz w:val="20"/>
                <w:szCs w:val="20"/>
                <w:lang w:eastAsia="es-CL"/>
              </w:rPr>
              <w:t>Windows</w:t>
            </w:r>
            <w:r w:rsidRPr="00EB0D20">
              <w:rPr>
                <w:rFonts w:eastAsia="Times New Roman" w:cs="Arial"/>
                <w:color w:val="000000"/>
                <w:sz w:val="20"/>
                <w:szCs w:val="20"/>
                <w:lang w:eastAsia="es-CL"/>
              </w:rPr>
              <w:t xml:space="preserve"> y sql </w:t>
            </w:r>
            <w:r w:rsidR="00834F06" w:rsidRPr="00EB0D20">
              <w:rPr>
                <w:rFonts w:eastAsia="Times New Roman" w:cs="Arial"/>
                <w:color w:val="000000"/>
                <w:sz w:val="20"/>
                <w:szCs w:val="20"/>
                <w:lang w:eastAsia="es-CL"/>
              </w:rPr>
              <w:t>estándar</w:t>
            </w:r>
          </w:p>
        </w:tc>
        <w:tc>
          <w:tcPr>
            <w:tcW w:w="1332" w:type="dxa"/>
            <w:noWrap/>
            <w:hideMark/>
          </w:tcPr>
          <w:p w:rsidR="00EB0D20" w:rsidRPr="00BD4B34" w:rsidRDefault="00EB0D20" w:rsidP="004B3BF0">
            <w:pPr>
              <w:jc w:val="both"/>
              <w:cnfStyle w:val="100000000000"/>
              <w:rPr>
                <w:rFonts w:ascii="Calibri" w:eastAsia="Times New Roman" w:hAnsi="Calibri" w:cs="Calibri"/>
                <w:color w:val="000000"/>
                <w:lang w:eastAsia="es-CL"/>
              </w:rPr>
            </w:pPr>
          </w:p>
        </w:tc>
      </w:tr>
      <w:tr w:rsidR="00EB0D20" w:rsidRPr="00BD4B34" w:rsidTr="00B72461">
        <w:trPr>
          <w:cnfStyle w:val="000000100000"/>
          <w:trHeight w:val="300"/>
        </w:trPr>
        <w:tc>
          <w:tcPr>
            <w:cnfStyle w:val="001000000000"/>
            <w:tcW w:w="8188" w:type="dxa"/>
            <w:noWrap/>
            <w:hideMark/>
          </w:tcPr>
          <w:p w:rsidR="00EB0D20" w:rsidRPr="00BD4B34" w:rsidRDefault="00EB0D20" w:rsidP="004B3BF0">
            <w:pPr>
              <w:jc w:val="both"/>
              <w:rPr>
                <w:rFonts w:ascii="Calibri" w:eastAsia="Times New Roman" w:hAnsi="Calibri" w:cs="Calibri"/>
                <w:color w:val="000000"/>
                <w:lang w:eastAsia="es-CL"/>
              </w:rPr>
            </w:pPr>
          </w:p>
        </w:tc>
        <w:tc>
          <w:tcPr>
            <w:tcW w:w="1332" w:type="dxa"/>
            <w:noWrap/>
            <w:hideMark/>
          </w:tcPr>
          <w:p w:rsidR="00EB0D20" w:rsidRPr="00BD4B34" w:rsidRDefault="00EB0D20" w:rsidP="004B3BF0">
            <w:pPr>
              <w:jc w:val="both"/>
              <w:cnfStyle w:val="000000100000"/>
              <w:rPr>
                <w:rFonts w:ascii="Calibri" w:eastAsia="Times New Roman" w:hAnsi="Calibri" w:cs="Calibri"/>
                <w:color w:val="000000"/>
                <w:lang w:eastAsia="es-CL"/>
              </w:rPr>
            </w:pP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Windows Small Business Server 2003 - Standard OEM </w:t>
            </w:r>
          </w:p>
        </w:tc>
        <w:tc>
          <w:tcPr>
            <w:tcW w:w="1332" w:type="dxa"/>
            <w:noWrap/>
            <w:hideMark/>
          </w:tcPr>
          <w:p w:rsidR="00EB0D20" w:rsidRPr="00EB0D20" w:rsidRDefault="00EB0D20" w:rsidP="004B3BF0">
            <w:pPr>
              <w:jc w:val="both"/>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$ 329.400</w:t>
            </w:r>
          </w:p>
        </w:tc>
      </w:tr>
      <w:tr w:rsidR="00EB0D20" w:rsidRPr="00BD4B34" w:rsidTr="00B72461">
        <w:trPr>
          <w:cnfStyle w:val="00000010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Combo Tec+Mou Optical Desktop 500 (ZG7-00012) Microsoft  </w:t>
            </w:r>
          </w:p>
        </w:tc>
        <w:tc>
          <w:tcPr>
            <w:tcW w:w="1332" w:type="dxa"/>
            <w:noWrap/>
            <w:hideMark/>
          </w:tcPr>
          <w:p w:rsidR="00EB0D20" w:rsidRPr="00EB0D20" w:rsidRDefault="00EB0D20" w:rsidP="004B3BF0">
            <w:pPr>
              <w:jc w:val="both"/>
              <w:cnfStyle w:val="000000100000"/>
              <w:rPr>
                <w:rFonts w:eastAsia="Times New Roman" w:cs="Arial"/>
                <w:color w:val="000000"/>
                <w:sz w:val="16"/>
                <w:szCs w:val="16"/>
                <w:lang w:eastAsia="es-CL"/>
              </w:rPr>
            </w:pPr>
            <w:r w:rsidRPr="00EB0D20">
              <w:rPr>
                <w:rFonts w:eastAsia="Times New Roman" w:cs="Arial"/>
                <w:color w:val="000000"/>
                <w:sz w:val="16"/>
                <w:szCs w:val="16"/>
                <w:lang w:eastAsia="es-CL"/>
              </w:rPr>
              <w:t>$ 17.011</w:t>
            </w: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Server ProLiant ML115 G5 Dual-Core AMD Opteron 1214 2.2 GHz, 160GB SATA (480568-005) HP</w:t>
            </w:r>
          </w:p>
        </w:tc>
        <w:tc>
          <w:tcPr>
            <w:tcW w:w="1332" w:type="dxa"/>
            <w:noWrap/>
            <w:hideMark/>
          </w:tcPr>
          <w:p w:rsidR="00EB0D20" w:rsidRPr="00EB0D20" w:rsidRDefault="00EB0D20" w:rsidP="004B3BF0">
            <w:pPr>
              <w:jc w:val="both"/>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$ 319.138</w:t>
            </w:r>
          </w:p>
        </w:tc>
      </w:tr>
      <w:tr w:rsidR="00EB0D20" w:rsidRPr="00BD4B34" w:rsidTr="00B72461">
        <w:trPr>
          <w:cnfStyle w:val="00000010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Monitor LCD 18,5" Wide W1943c  LG </w:t>
            </w:r>
          </w:p>
        </w:tc>
        <w:tc>
          <w:tcPr>
            <w:tcW w:w="1332" w:type="dxa"/>
            <w:noWrap/>
            <w:hideMark/>
          </w:tcPr>
          <w:p w:rsidR="00EB0D20" w:rsidRPr="00EB0D20" w:rsidRDefault="00EB0D20" w:rsidP="004B3BF0">
            <w:pPr>
              <w:jc w:val="both"/>
              <w:cnfStyle w:val="000000100000"/>
              <w:rPr>
                <w:rFonts w:eastAsia="Times New Roman" w:cs="Arial"/>
                <w:color w:val="000000"/>
                <w:sz w:val="16"/>
                <w:szCs w:val="16"/>
                <w:lang w:eastAsia="es-CL"/>
              </w:rPr>
            </w:pPr>
            <w:r w:rsidRPr="00EB0D20">
              <w:rPr>
                <w:rFonts w:eastAsia="Times New Roman" w:cs="Arial"/>
                <w:color w:val="000000"/>
                <w:sz w:val="16"/>
                <w:szCs w:val="16"/>
                <w:lang w:eastAsia="es-CL"/>
              </w:rPr>
              <w:t>$ 92.021</w:t>
            </w: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Licencia SQL Server Estándar 2005 </w:t>
            </w:r>
          </w:p>
        </w:tc>
        <w:tc>
          <w:tcPr>
            <w:tcW w:w="1332" w:type="dxa"/>
            <w:noWrap/>
            <w:hideMark/>
          </w:tcPr>
          <w:p w:rsidR="00EB0D20" w:rsidRPr="00EB0D20" w:rsidRDefault="00EB0D20" w:rsidP="004B3BF0">
            <w:pPr>
              <w:jc w:val="both"/>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$ 670.000</w:t>
            </w:r>
          </w:p>
        </w:tc>
      </w:tr>
      <w:tr w:rsidR="00EB0D20" w:rsidRPr="00BD4B34" w:rsidTr="00B72461">
        <w:trPr>
          <w:cnfStyle w:val="000000100000"/>
          <w:trHeight w:val="300"/>
        </w:trPr>
        <w:tc>
          <w:tcPr>
            <w:cnfStyle w:val="001000000000"/>
            <w:tcW w:w="8188" w:type="dxa"/>
            <w:noWrap/>
            <w:hideMark/>
          </w:tcPr>
          <w:p w:rsidR="00EB0D20" w:rsidRPr="00B72461" w:rsidRDefault="00EB0D20" w:rsidP="004B3BF0">
            <w:pPr>
              <w:jc w:val="both"/>
              <w:rPr>
                <w:rFonts w:eastAsia="Times New Roman" w:cs="Arial"/>
                <w:color w:val="000000"/>
                <w:sz w:val="20"/>
                <w:szCs w:val="20"/>
                <w:lang w:eastAsia="es-CL"/>
              </w:rPr>
            </w:pPr>
            <w:r w:rsidRPr="00B72461">
              <w:rPr>
                <w:rFonts w:eastAsia="Times New Roman" w:cs="Arial"/>
                <w:color w:val="000000"/>
                <w:sz w:val="20"/>
                <w:szCs w:val="20"/>
                <w:lang w:eastAsia="es-CL"/>
              </w:rPr>
              <w:t>Total</w:t>
            </w:r>
          </w:p>
        </w:tc>
        <w:tc>
          <w:tcPr>
            <w:tcW w:w="1332" w:type="dxa"/>
            <w:noWrap/>
            <w:hideMark/>
          </w:tcPr>
          <w:p w:rsidR="00EB0D20" w:rsidRPr="00B72461" w:rsidRDefault="00EB0D20" w:rsidP="004B3BF0">
            <w:pPr>
              <w:jc w:val="both"/>
              <w:cnfStyle w:val="000000100000"/>
              <w:rPr>
                <w:rFonts w:eastAsia="Times New Roman" w:cs="Arial"/>
                <w:b/>
                <w:color w:val="000000"/>
                <w:sz w:val="20"/>
                <w:szCs w:val="20"/>
                <w:lang w:eastAsia="es-CL"/>
              </w:rPr>
            </w:pPr>
            <w:r w:rsidRPr="00B72461">
              <w:rPr>
                <w:rFonts w:eastAsia="Times New Roman" w:cs="Arial"/>
                <w:b/>
                <w:color w:val="000000"/>
                <w:sz w:val="20"/>
                <w:szCs w:val="20"/>
                <w:lang w:eastAsia="es-CL"/>
              </w:rPr>
              <w:t>$ 1.427.570</w:t>
            </w:r>
          </w:p>
        </w:tc>
      </w:tr>
    </w:tbl>
    <w:p w:rsidR="001A5B1B" w:rsidRDefault="001A5B1B" w:rsidP="004B3BF0">
      <w:pPr>
        <w:jc w:val="both"/>
      </w:pPr>
    </w:p>
    <w:tbl>
      <w:tblPr>
        <w:tblStyle w:val="Cuadrculaclara-nfasis11"/>
        <w:tblW w:w="9520" w:type="dxa"/>
        <w:tblLook w:val="04A0"/>
      </w:tblPr>
      <w:tblGrid>
        <w:gridCol w:w="8188"/>
        <w:gridCol w:w="1332"/>
      </w:tblGrid>
      <w:tr w:rsidR="00B72461" w:rsidRPr="00BD4B34" w:rsidTr="00B72461">
        <w:trPr>
          <w:cnfStyle w:val="100000000000"/>
          <w:trHeight w:val="300"/>
        </w:trPr>
        <w:tc>
          <w:tcPr>
            <w:cnfStyle w:val="001000000000"/>
            <w:tcW w:w="8188" w:type="dxa"/>
            <w:noWrap/>
            <w:hideMark/>
          </w:tcPr>
          <w:p w:rsidR="00B72461" w:rsidRPr="00B72461" w:rsidRDefault="00B72461" w:rsidP="004B3BF0">
            <w:pPr>
              <w:jc w:val="both"/>
              <w:rPr>
                <w:rFonts w:eastAsia="Times New Roman" w:cs="Arial"/>
                <w:color w:val="000000"/>
                <w:sz w:val="20"/>
                <w:szCs w:val="20"/>
                <w:lang w:eastAsia="es-CL"/>
              </w:rPr>
            </w:pPr>
            <w:r w:rsidRPr="00B72461">
              <w:rPr>
                <w:rFonts w:eastAsia="Times New Roman" w:cs="Arial"/>
                <w:color w:val="000000"/>
                <w:sz w:val="20"/>
                <w:szCs w:val="20"/>
                <w:lang w:eastAsia="es-CL"/>
              </w:rPr>
              <w:t xml:space="preserve">Precios servidor con licencia </w:t>
            </w:r>
            <w:r w:rsidR="00834F06" w:rsidRPr="00B72461">
              <w:rPr>
                <w:rFonts w:eastAsia="Times New Roman" w:cs="Arial"/>
                <w:color w:val="000000"/>
                <w:sz w:val="20"/>
                <w:szCs w:val="20"/>
                <w:lang w:eastAsia="es-CL"/>
              </w:rPr>
              <w:t>Windows</w:t>
            </w:r>
            <w:r w:rsidRPr="00B72461">
              <w:rPr>
                <w:rFonts w:eastAsia="Times New Roman" w:cs="Arial"/>
                <w:color w:val="000000"/>
                <w:sz w:val="20"/>
                <w:szCs w:val="20"/>
                <w:lang w:eastAsia="es-CL"/>
              </w:rPr>
              <w:t xml:space="preserve"> y sql express</w:t>
            </w:r>
          </w:p>
        </w:tc>
        <w:tc>
          <w:tcPr>
            <w:tcW w:w="1332" w:type="dxa"/>
            <w:noWrap/>
            <w:hideMark/>
          </w:tcPr>
          <w:p w:rsidR="00B72461" w:rsidRPr="00BD4B34" w:rsidRDefault="00B72461" w:rsidP="004B3BF0">
            <w:pPr>
              <w:jc w:val="both"/>
              <w:cnfStyle w:val="100000000000"/>
              <w:rPr>
                <w:rFonts w:ascii="Calibri" w:eastAsia="Times New Roman" w:hAnsi="Calibri" w:cs="Calibri"/>
                <w:color w:val="000000"/>
                <w:lang w:eastAsia="es-CL"/>
              </w:rPr>
            </w:pPr>
          </w:p>
        </w:tc>
      </w:tr>
      <w:tr w:rsidR="00B72461" w:rsidRPr="00BD4B34" w:rsidTr="00B72461">
        <w:trPr>
          <w:cnfStyle w:val="000000100000"/>
          <w:trHeight w:val="300"/>
        </w:trPr>
        <w:tc>
          <w:tcPr>
            <w:cnfStyle w:val="001000000000"/>
            <w:tcW w:w="8188" w:type="dxa"/>
            <w:noWrap/>
            <w:hideMark/>
          </w:tcPr>
          <w:p w:rsidR="00B72461" w:rsidRPr="00BD4B34" w:rsidRDefault="00B72461" w:rsidP="004B3BF0">
            <w:pPr>
              <w:jc w:val="both"/>
              <w:rPr>
                <w:rFonts w:ascii="Calibri" w:eastAsia="Times New Roman" w:hAnsi="Calibri" w:cs="Calibri"/>
                <w:color w:val="000000"/>
                <w:lang w:eastAsia="es-CL"/>
              </w:rPr>
            </w:pPr>
          </w:p>
        </w:tc>
        <w:tc>
          <w:tcPr>
            <w:tcW w:w="1332" w:type="dxa"/>
            <w:noWrap/>
            <w:hideMark/>
          </w:tcPr>
          <w:p w:rsidR="00B72461" w:rsidRPr="00BD4B34" w:rsidRDefault="00B72461" w:rsidP="004B3BF0">
            <w:pPr>
              <w:jc w:val="both"/>
              <w:cnfStyle w:val="000000100000"/>
              <w:rPr>
                <w:rFonts w:ascii="Calibri" w:eastAsia="Times New Roman" w:hAnsi="Calibri" w:cs="Calibri"/>
                <w:color w:val="000000"/>
                <w:lang w:eastAsia="es-CL"/>
              </w:rPr>
            </w:pPr>
          </w:p>
        </w:tc>
      </w:tr>
      <w:tr w:rsidR="00B72461" w:rsidRPr="00BD4B34" w:rsidTr="00B72461">
        <w:trPr>
          <w:cnfStyle w:val="00000001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Windows Small Business Server 2003 - Standard OEM </w:t>
            </w:r>
          </w:p>
        </w:tc>
        <w:tc>
          <w:tcPr>
            <w:tcW w:w="1332" w:type="dxa"/>
            <w:noWrap/>
            <w:hideMark/>
          </w:tcPr>
          <w:p w:rsidR="00B72461" w:rsidRPr="00B72461" w:rsidRDefault="00B72461" w:rsidP="004B3BF0">
            <w:pPr>
              <w:jc w:val="both"/>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$ 329.400</w:t>
            </w:r>
          </w:p>
        </w:tc>
      </w:tr>
      <w:tr w:rsidR="00B72461" w:rsidRPr="00BD4B34" w:rsidTr="00B72461">
        <w:trPr>
          <w:cnfStyle w:val="00000010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Combo Tec+Mou Optical Desktop 500 (ZG7-00012) Microsoft  </w:t>
            </w:r>
          </w:p>
        </w:tc>
        <w:tc>
          <w:tcPr>
            <w:tcW w:w="1332" w:type="dxa"/>
            <w:noWrap/>
            <w:hideMark/>
          </w:tcPr>
          <w:p w:rsidR="00B72461" w:rsidRPr="00B72461" w:rsidRDefault="00B72461" w:rsidP="004B3BF0">
            <w:pPr>
              <w:jc w:val="both"/>
              <w:cnfStyle w:val="000000100000"/>
              <w:rPr>
                <w:rFonts w:eastAsia="Times New Roman" w:cs="Arial"/>
                <w:color w:val="000000"/>
                <w:sz w:val="18"/>
                <w:szCs w:val="18"/>
                <w:lang w:eastAsia="es-CL"/>
              </w:rPr>
            </w:pPr>
            <w:r w:rsidRPr="00B72461">
              <w:rPr>
                <w:rFonts w:eastAsia="Times New Roman" w:cs="Arial"/>
                <w:color w:val="000000"/>
                <w:sz w:val="18"/>
                <w:szCs w:val="18"/>
                <w:lang w:eastAsia="es-CL"/>
              </w:rPr>
              <w:t>$ 17.011</w:t>
            </w:r>
          </w:p>
        </w:tc>
      </w:tr>
      <w:tr w:rsidR="001A5B1B" w:rsidRPr="00BD4B34" w:rsidTr="00B72461">
        <w:trPr>
          <w:cnfStyle w:val="000000010000"/>
          <w:trHeight w:val="300"/>
        </w:trPr>
        <w:tc>
          <w:tcPr>
            <w:cnfStyle w:val="001000000000"/>
            <w:tcW w:w="8188" w:type="dxa"/>
            <w:noWrap/>
            <w:hideMark/>
          </w:tcPr>
          <w:p w:rsidR="001A5B1B" w:rsidRPr="00B72461" w:rsidRDefault="001A5B1B"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Server ProLiant ML115 G5 Dual-Core AMD Opteron 1214 2.2 GHz, 160GB SATA (480568-005) HP</w:t>
            </w:r>
          </w:p>
        </w:tc>
        <w:tc>
          <w:tcPr>
            <w:tcW w:w="1332" w:type="dxa"/>
            <w:noWrap/>
            <w:hideMark/>
          </w:tcPr>
          <w:p w:rsidR="001A5B1B" w:rsidRPr="00B72461" w:rsidRDefault="001A5B1B" w:rsidP="004B3BF0">
            <w:pPr>
              <w:jc w:val="both"/>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$ 319.138</w:t>
            </w:r>
          </w:p>
        </w:tc>
      </w:tr>
      <w:tr w:rsidR="00B72461" w:rsidRPr="00BD4B34" w:rsidTr="00B72461">
        <w:trPr>
          <w:cnfStyle w:val="00000010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Monitor LCD 18,5" Wide W1943c  LG </w:t>
            </w:r>
          </w:p>
        </w:tc>
        <w:tc>
          <w:tcPr>
            <w:tcW w:w="1332" w:type="dxa"/>
            <w:noWrap/>
            <w:hideMark/>
          </w:tcPr>
          <w:p w:rsidR="00B72461" w:rsidRPr="00B72461" w:rsidRDefault="00B72461" w:rsidP="004B3BF0">
            <w:pPr>
              <w:jc w:val="both"/>
              <w:cnfStyle w:val="000000100000"/>
              <w:rPr>
                <w:rFonts w:eastAsia="Times New Roman" w:cs="Arial"/>
                <w:color w:val="000000"/>
                <w:sz w:val="18"/>
                <w:szCs w:val="18"/>
                <w:lang w:eastAsia="es-CL"/>
              </w:rPr>
            </w:pPr>
            <w:r w:rsidRPr="00B72461">
              <w:rPr>
                <w:rFonts w:eastAsia="Times New Roman" w:cs="Arial"/>
                <w:color w:val="000000"/>
                <w:sz w:val="18"/>
                <w:szCs w:val="18"/>
                <w:lang w:eastAsia="es-CL"/>
              </w:rPr>
              <w:t>$ 92.021</w:t>
            </w:r>
          </w:p>
        </w:tc>
      </w:tr>
      <w:tr w:rsidR="00B72461" w:rsidRPr="00BD4B34" w:rsidTr="00B72461">
        <w:trPr>
          <w:cnfStyle w:val="00000001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SQL EXPRESS 2005 </w:t>
            </w:r>
          </w:p>
        </w:tc>
        <w:tc>
          <w:tcPr>
            <w:tcW w:w="1332" w:type="dxa"/>
            <w:noWrap/>
            <w:hideMark/>
          </w:tcPr>
          <w:p w:rsidR="00B72461" w:rsidRPr="00B72461" w:rsidRDefault="00B72461" w:rsidP="004B3BF0">
            <w:pPr>
              <w:jc w:val="both"/>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$ 0</w:t>
            </w:r>
          </w:p>
        </w:tc>
      </w:tr>
      <w:tr w:rsidR="00B72461" w:rsidRPr="00B72461" w:rsidTr="00B72461">
        <w:trPr>
          <w:cnfStyle w:val="000000100000"/>
          <w:trHeight w:val="300"/>
        </w:trPr>
        <w:tc>
          <w:tcPr>
            <w:cnfStyle w:val="001000000000"/>
            <w:tcW w:w="8188" w:type="dxa"/>
            <w:noWrap/>
            <w:hideMark/>
          </w:tcPr>
          <w:p w:rsidR="00B72461" w:rsidRPr="00B72461" w:rsidRDefault="00B72461" w:rsidP="004B3BF0">
            <w:pPr>
              <w:jc w:val="both"/>
              <w:rPr>
                <w:rFonts w:eastAsia="Times New Roman" w:cs="Arial"/>
                <w:color w:val="000000"/>
                <w:sz w:val="20"/>
                <w:szCs w:val="20"/>
                <w:lang w:eastAsia="es-CL"/>
              </w:rPr>
            </w:pPr>
            <w:r w:rsidRPr="00B72461">
              <w:rPr>
                <w:rFonts w:eastAsia="Times New Roman" w:cs="Arial"/>
                <w:color w:val="000000"/>
                <w:sz w:val="20"/>
                <w:szCs w:val="20"/>
                <w:lang w:eastAsia="es-CL"/>
              </w:rPr>
              <w:t>Total</w:t>
            </w:r>
          </w:p>
        </w:tc>
        <w:tc>
          <w:tcPr>
            <w:tcW w:w="1332" w:type="dxa"/>
            <w:noWrap/>
            <w:hideMark/>
          </w:tcPr>
          <w:p w:rsidR="00B72461" w:rsidRPr="00B72461" w:rsidRDefault="00B72461" w:rsidP="004B3BF0">
            <w:pPr>
              <w:jc w:val="both"/>
              <w:cnfStyle w:val="000000100000"/>
              <w:rPr>
                <w:rFonts w:eastAsia="Times New Roman" w:cs="Arial"/>
                <w:b/>
                <w:color w:val="000000"/>
                <w:sz w:val="20"/>
                <w:szCs w:val="20"/>
                <w:lang w:eastAsia="es-CL"/>
              </w:rPr>
            </w:pPr>
            <w:r w:rsidRPr="00B72461">
              <w:rPr>
                <w:rFonts w:eastAsia="Times New Roman" w:cs="Arial"/>
                <w:b/>
                <w:color w:val="000000"/>
                <w:sz w:val="20"/>
                <w:szCs w:val="20"/>
                <w:lang w:eastAsia="es-CL"/>
              </w:rPr>
              <w:t>$ 757.570</w:t>
            </w:r>
          </w:p>
        </w:tc>
      </w:tr>
    </w:tbl>
    <w:p w:rsidR="001A5B1B" w:rsidRDefault="001A5B1B" w:rsidP="004B3BF0">
      <w:pPr>
        <w:jc w:val="both"/>
      </w:pPr>
    </w:p>
    <w:p w:rsidR="008E620A" w:rsidRDefault="008E620A" w:rsidP="004B3BF0">
      <w:pPr>
        <w:jc w:val="both"/>
        <w:rPr>
          <w:lang w:val="es-ES_tradnl"/>
        </w:rPr>
      </w:pPr>
      <w:r>
        <w:rPr>
          <w:lang w:val="es-ES_tradnl"/>
        </w:rPr>
        <w:br w:type="page"/>
      </w:r>
    </w:p>
    <w:p w:rsidR="001A5B1B" w:rsidRDefault="001A5B1B" w:rsidP="004B3BF0">
      <w:pPr>
        <w:jc w:val="both"/>
        <w:rPr>
          <w:lang w:val="es-ES_tradnl"/>
        </w:rPr>
      </w:pPr>
      <w:r>
        <w:rPr>
          <w:lang w:val="es-ES_tradnl"/>
        </w:rPr>
        <w:lastRenderedPageBreak/>
        <w:t>Para las estaciones de trabajo:</w:t>
      </w:r>
    </w:p>
    <w:tbl>
      <w:tblPr>
        <w:tblStyle w:val="Cuadrculaclara-nfasis11"/>
        <w:tblW w:w="8320" w:type="dxa"/>
        <w:tblLook w:val="04A0"/>
      </w:tblPr>
      <w:tblGrid>
        <w:gridCol w:w="7120"/>
        <w:gridCol w:w="1200"/>
      </w:tblGrid>
      <w:tr w:rsidR="001A5B1B" w:rsidRPr="00BD4B34" w:rsidTr="00A6026A">
        <w:trPr>
          <w:cnfStyle w:val="100000000000"/>
          <w:trHeight w:val="300"/>
        </w:trPr>
        <w:tc>
          <w:tcPr>
            <w:cnfStyle w:val="001000000000"/>
            <w:tcW w:w="7120" w:type="dxa"/>
            <w:noWrap/>
            <w:hideMark/>
          </w:tcPr>
          <w:p w:rsidR="001A5B1B" w:rsidRPr="00A6026A" w:rsidRDefault="001A5B1B" w:rsidP="004B3BF0">
            <w:pPr>
              <w:jc w:val="both"/>
              <w:rPr>
                <w:rFonts w:eastAsia="Times New Roman" w:cs="Arial"/>
                <w:b w:val="0"/>
                <w:bCs w:val="0"/>
                <w:color w:val="000000"/>
                <w:sz w:val="20"/>
                <w:szCs w:val="20"/>
                <w:lang w:eastAsia="es-CL"/>
              </w:rPr>
            </w:pPr>
            <w:r w:rsidRPr="00A6026A">
              <w:rPr>
                <w:rFonts w:eastAsia="Times New Roman" w:cs="Arial"/>
                <w:color w:val="000000"/>
                <w:sz w:val="20"/>
                <w:szCs w:val="20"/>
                <w:lang w:eastAsia="es-CL"/>
              </w:rPr>
              <w:t>Precios Computadores Estaciones de Trabajo con licencia Windows XP</w:t>
            </w:r>
          </w:p>
        </w:tc>
        <w:tc>
          <w:tcPr>
            <w:tcW w:w="1200" w:type="dxa"/>
            <w:noWrap/>
            <w:hideMark/>
          </w:tcPr>
          <w:p w:rsidR="001A5B1B" w:rsidRPr="00BD4B34" w:rsidRDefault="001A5B1B" w:rsidP="004B3BF0">
            <w:pPr>
              <w:jc w:val="both"/>
              <w:cnfStyle w:val="100000000000"/>
              <w:rPr>
                <w:rFonts w:ascii="Calibri" w:eastAsia="Times New Roman" w:hAnsi="Calibri" w:cs="Calibri"/>
                <w:color w:val="000000"/>
                <w:lang w:eastAsia="es-CL"/>
              </w:rPr>
            </w:pPr>
          </w:p>
        </w:tc>
      </w:tr>
      <w:tr w:rsidR="001A5B1B" w:rsidRPr="00BD4B34" w:rsidTr="00A6026A">
        <w:trPr>
          <w:cnfStyle w:val="000000100000"/>
          <w:trHeight w:val="300"/>
        </w:trPr>
        <w:tc>
          <w:tcPr>
            <w:cnfStyle w:val="001000000000"/>
            <w:tcW w:w="7120" w:type="dxa"/>
            <w:noWrap/>
            <w:hideMark/>
          </w:tcPr>
          <w:p w:rsidR="001A5B1B" w:rsidRPr="00BD4B34" w:rsidRDefault="001A5B1B" w:rsidP="004B3BF0">
            <w:pPr>
              <w:jc w:val="both"/>
              <w:rPr>
                <w:rFonts w:ascii="Calibri" w:eastAsia="Times New Roman" w:hAnsi="Calibri" w:cs="Calibri"/>
                <w:color w:val="000000"/>
                <w:lang w:eastAsia="es-CL"/>
              </w:rPr>
            </w:pPr>
          </w:p>
        </w:tc>
        <w:tc>
          <w:tcPr>
            <w:tcW w:w="1200" w:type="dxa"/>
            <w:noWrap/>
            <w:hideMark/>
          </w:tcPr>
          <w:p w:rsidR="001A5B1B" w:rsidRPr="00BD4B34" w:rsidRDefault="001A5B1B" w:rsidP="004B3BF0">
            <w:pPr>
              <w:jc w:val="both"/>
              <w:cnfStyle w:val="000000100000"/>
              <w:rPr>
                <w:rFonts w:ascii="Calibri" w:eastAsia="Times New Roman" w:hAnsi="Calibri" w:cs="Calibri"/>
                <w:color w:val="000000"/>
                <w:lang w:eastAsia="es-CL"/>
              </w:rPr>
            </w:pPr>
          </w:p>
        </w:tc>
      </w:tr>
      <w:tr w:rsidR="001A5B1B" w:rsidRPr="00BD4B34" w:rsidTr="00A6026A">
        <w:trPr>
          <w:cnfStyle w:val="000000010000"/>
          <w:trHeight w:val="300"/>
        </w:trPr>
        <w:tc>
          <w:tcPr>
            <w:cnfStyle w:val="001000000000"/>
            <w:tcW w:w="7120" w:type="dxa"/>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Microsoft Windows XP Pro OEM</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$ 106.372</w:t>
            </w:r>
          </w:p>
        </w:tc>
      </w:tr>
      <w:tr w:rsidR="001A5B1B" w:rsidRPr="00BD4B34" w:rsidTr="00A6026A">
        <w:trPr>
          <w:cnfStyle w:val="00000010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Kingston DDR2 1GB 533Mhz PC4200 box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$ 13.830</w:t>
            </w:r>
          </w:p>
        </w:tc>
      </w:tr>
      <w:tr w:rsidR="001A5B1B" w:rsidRPr="00BD4B34" w:rsidTr="00A6026A">
        <w:trPr>
          <w:cnfStyle w:val="00000001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Microsoft Combo Tec+Mou Optical Desktop 500 (ZG7-00012)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$ 17.011</w:t>
            </w:r>
          </w:p>
        </w:tc>
      </w:tr>
      <w:tr w:rsidR="001A5B1B" w:rsidRPr="00BD4B34" w:rsidTr="00A6026A">
        <w:trPr>
          <w:cnfStyle w:val="000000100000"/>
          <w:trHeight w:val="300"/>
        </w:trPr>
        <w:tc>
          <w:tcPr>
            <w:cnfStyle w:val="001000000000"/>
            <w:tcW w:w="7120" w:type="dxa"/>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Samsung Disco Duro Sata2 160Gb 7200 rpm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$ 31.702</w:t>
            </w:r>
          </w:p>
        </w:tc>
      </w:tr>
      <w:tr w:rsidR="001A5B1B" w:rsidRPr="00BD4B34" w:rsidTr="00A6026A">
        <w:trPr>
          <w:cnfStyle w:val="000000010000"/>
          <w:trHeight w:val="300"/>
        </w:trPr>
        <w:tc>
          <w:tcPr>
            <w:cnfStyle w:val="001000000000"/>
            <w:tcW w:w="7120" w:type="dxa"/>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Intel CPU Celeron 430 1.8 GHz Box (775)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$ 30.106</w:t>
            </w:r>
          </w:p>
        </w:tc>
      </w:tr>
      <w:tr w:rsidR="001A5B1B" w:rsidRPr="00BD4B34" w:rsidTr="00A6026A">
        <w:trPr>
          <w:cnfStyle w:val="00000010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LG DVDRW SATA 22x Negro OEM GH22N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$ 19.138</w:t>
            </w:r>
          </w:p>
        </w:tc>
      </w:tr>
      <w:tr w:rsidR="001A5B1B" w:rsidRPr="00BD4B34" w:rsidTr="00A6026A">
        <w:trPr>
          <w:cnfStyle w:val="00000001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ECS M/B Base Intel G31T-M7 A/L/V (775)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$ 35.000</w:t>
            </w:r>
          </w:p>
        </w:tc>
      </w:tr>
      <w:tr w:rsidR="001A5B1B" w:rsidRPr="00BD4B34" w:rsidTr="00A6026A">
        <w:trPr>
          <w:cnfStyle w:val="00000010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LG Monitor LCD 18,5" Wide W1943c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$ 92.021</w:t>
            </w:r>
          </w:p>
        </w:tc>
      </w:tr>
      <w:tr w:rsidR="001A5B1B" w:rsidRPr="00BD4B34" w:rsidTr="00A6026A">
        <w:trPr>
          <w:cnfStyle w:val="00000001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Trendsonic Gabinete mATX 450w Corona Black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$ 20.957</w:t>
            </w:r>
          </w:p>
        </w:tc>
      </w:tr>
      <w:tr w:rsidR="001A5B1B" w:rsidRPr="002A3E9B" w:rsidTr="00A6026A">
        <w:trPr>
          <w:cnfStyle w:val="000000100000"/>
          <w:trHeight w:val="300"/>
        </w:trPr>
        <w:tc>
          <w:tcPr>
            <w:cnfStyle w:val="001000000000"/>
            <w:tcW w:w="7120" w:type="dxa"/>
            <w:noWrap/>
            <w:hideMark/>
          </w:tcPr>
          <w:p w:rsidR="001A5B1B" w:rsidRPr="002A3E9B" w:rsidRDefault="00A6026A" w:rsidP="004B3BF0">
            <w:pPr>
              <w:jc w:val="both"/>
              <w:rPr>
                <w:rFonts w:eastAsia="Times New Roman" w:cs="Arial"/>
                <w:color w:val="000000"/>
                <w:sz w:val="20"/>
                <w:szCs w:val="20"/>
                <w:lang w:eastAsia="es-CL"/>
              </w:rPr>
            </w:pPr>
            <w:r w:rsidRPr="002A3E9B">
              <w:rPr>
                <w:rFonts w:eastAsia="Times New Roman" w:cs="Arial"/>
                <w:color w:val="000000"/>
                <w:sz w:val="20"/>
                <w:szCs w:val="20"/>
                <w:lang w:eastAsia="es-CL"/>
              </w:rPr>
              <w:t>Total</w:t>
            </w:r>
          </w:p>
        </w:tc>
        <w:tc>
          <w:tcPr>
            <w:tcW w:w="1200" w:type="dxa"/>
            <w:noWrap/>
            <w:hideMark/>
          </w:tcPr>
          <w:p w:rsidR="001A5B1B" w:rsidRPr="002A3E9B" w:rsidRDefault="001A5B1B" w:rsidP="004B3BF0">
            <w:pPr>
              <w:jc w:val="both"/>
              <w:cnfStyle w:val="000000100000"/>
              <w:rPr>
                <w:rFonts w:eastAsia="Times New Roman" w:cs="Arial"/>
                <w:b/>
                <w:color w:val="000000"/>
                <w:sz w:val="20"/>
                <w:szCs w:val="20"/>
                <w:lang w:eastAsia="es-CL"/>
              </w:rPr>
            </w:pPr>
            <w:r w:rsidRPr="002A3E9B">
              <w:rPr>
                <w:rFonts w:eastAsia="Times New Roman" w:cs="Arial"/>
                <w:b/>
                <w:color w:val="000000"/>
                <w:sz w:val="20"/>
                <w:szCs w:val="20"/>
                <w:lang w:eastAsia="es-CL"/>
              </w:rPr>
              <w:t>$ 366.137</w:t>
            </w:r>
          </w:p>
        </w:tc>
      </w:tr>
    </w:tbl>
    <w:p w:rsidR="001A5B1B" w:rsidRDefault="008F294E" w:rsidP="004B3BF0">
      <w:pPr>
        <w:jc w:val="both"/>
        <w:rPr>
          <w:lang w:val="es-ES_tradnl"/>
        </w:rPr>
      </w:pPr>
      <w:r>
        <w:t xml:space="preserve">* </w:t>
      </w:r>
      <w:r w:rsidR="001F5051">
        <w:t>Valor</w:t>
      </w:r>
      <w:r>
        <w:t xml:space="preserve"> por una estación de trabajo</w:t>
      </w:r>
    </w:p>
    <w:tbl>
      <w:tblPr>
        <w:tblStyle w:val="Cuadrculaclara-nfasis11"/>
        <w:tblW w:w="8320" w:type="dxa"/>
        <w:tblLook w:val="04A0"/>
      </w:tblPr>
      <w:tblGrid>
        <w:gridCol w:w="7120"/>
        <w:gridCol w:w="1200"/>
      </w:tblGrid>
      <w:tr w:rsidR="002E63A1" w:rsidRPr="00567C6C" w:rsidTr="008D3F08">
        <w:trPr>
          <w:cnfStyle w:val="100000000000"/>
          <w:trHeight w:val="300"/>
        </w:trPr>
        <w:tc>
          <w:tcPr>
            <w:cnfStyle w:val="001000000000"/>
            <w:tcW w:w="8320" w:type="dxa"/>
            <w:gridSpan w:val="2"/>
            <w:noWrap/>
            <w:hideMark/>
          </w:tcPr>
          <w:p w:rsidR="002E63A1" w:rsidRPr="00567C6C" w:rsidRDefault="002E63A1" w:rsidP="004B3BF0">
            <w:pPr>
              <w:jc w:val="both"/>
              <w:rPr>
                <w:rFonts w:ascii="Calibri" w:eastAsia="Times New Roman" w:hAnsi="Calibri" w:cs="Calibri"/>
                <w:color w:val="000000"/>
                <w:lang w:eastAsia="es-CL"/>
              </w:rPr>
            </w:pPr>
            <w:r w:rsidRPr="002E63A1">
              <w:rPr>
                <w:rFonts w:eastAsia="Times New Roman" w:cs="Arial"/>
                <w:color w:val="000000"/>
                <w:sz w:val="20"/>
                <w:szCs w:val="20"/>
                <w:lang w:eastAsia="es-CL"/>
              </w:rPr>
              <w:t>Precios Computadores Estaciones de Trabajo sin licencia de Windows XP</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p>
        </w:tc>
        <w:tc>
          <w:tcPr>
            <w:tcW w:w="1200" w:type="dxa"/>
            <w:noWrap/>
            <w:hideMark/>
          </w:tcPr>
          <w:p w:rsidR="001A5B1B" w:rsidRPr="002E63A1" w:rsidRDefault="001A5B1B" w:rsidP="004B3BF0">
            <w:pPr>
              <w:jc w:val="both"/>
              <w:cnfStyle w:val="000000100000"/>
              <w:rPr>
                <w:rFonts w:eastAsia="Times New Roman" w:cs="Arial"/>
                <w:color w:val="000000"/>
                <w:sz w:val="18"/>
                <w:szCs w:val="18"/>
                <w:lang w:eastAsia="es-CL"/>
              </w:rPr>
            </w:pPr>
          </w:p>
        </w:tc>
      </w:tr>
      <w:tr w:rsidR="001A5B1B" w:rsidRPr="00567C6C" w:rsidTr="002E63A1">
        <w:trPr>
          <w:cnfStyle w:val="00000001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Kingston DDR2 1GB 533Mhz PC4200 box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$ 13.830</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Microsoft Combo Tec+Mou Optical Desktop 500 (ZG7-00012)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$ 17.011</w:t>
            </w:r>
          </w:p>
        </w:tc>
      </w:tr>
      <w:tr w:rsidR="001A5B1B" w:rsidRPr="00567C6C" w:rsidTr="002E63A1">
        <w:trPr>
          <w:cnfStyle w:val="000000010000"/>
          <w:trHeight w:val="300"/>
        </w:trPr>
        <w:tc>
          <w:tcPr>
            <w:cnfStyle w:val="001000000000"/>
            <w:tcW w:w="7120" w:type="dxa"/>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Samsung Disco Duro Sata2 160Gb 7200 rpm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$ 31.702</w:t>
            </w:r>
          </w:p>
        </w:tc>
      </w:tr>
      <w:tr w:rsidR="001A5B1B" w:rsidRPr="00567C6C" w:rsidTr="002E63A1">
        <w:trPr>
          <w:cnfStyle w:val="000000100000"/>
          <w:trHeight w:val="300"/>
        </w:trPr>
        <w:tc>
          <w:tcPr>
            <w:cnfStyle w:val="001000000000"/>
            <w:tcW w:w="7120" w:type="dxa"/>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Intel CPU Celeron 430 1.8 GHz Box (775)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$ 30.106</w:t>
            </w:r>
          </w:p>
        </w:tc>
      </w:tr>
      <w:tr w:rsidR="001A5B1B" w:rsidRPr="00567C6C" w:rsidTr="002E63A1">
        <w:trPr>
          <w:cnfStyle w:val="00000001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LG DVDRW SATA 22x Negro OEM GH22N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$ 19.138</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ECS M/B Base Intel G31T-M7 A/L/V (775)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$ 35.000</w:t>
            </w:r>
          </w:p>
        </w:tc>
      </w:tr>
      <w:tr w:rsidR="001A5B1B" w:rsidRPr="00567C6C" w:rsidTr="002E63A1">
        <w:trPr>
          <w:cnfStyle w:val="00000001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LG Monitor LCD 18,5" Wide W1943c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$ 92.021</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Trendsonic Gabinete mATX 450w Corona Black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$ 20.957</w:t>
            </w:r>
          </w:p>
        </w:tc>
      </w:tr>
      <w:tr w:rsidR="001A5B1B" w:rsidRPr="00567C6C" w:rsidTr="002E63A1">
        <w:trPr>
          <w:cnfStyle w:val="000000010000"/>
          <w:trHeight w:val="300"/>
        </w:trPr>
        <w:tc>
          <w:tcPr>
            <w:cnfStyle w:val="001000000000"/>
            <w:tcW w:w="7120" w:type="dxa"/>
            <w:noWrap/>
            <w:hideMark/>
          </w:tcPr>
          <w:p w:rsidR="001A5B1B" w:rsidRPr="002E63A1" w:rsidRDefault="002E63A1" w:rsidP="004B3BF0">
            <w:pPr>
              <w:jc w:val="both"/>
              <w:rPr>
                <w:rFonts w:eastAsia="Times New Roman" w:cs="Arial"/>
                <w:color w:val="000000"/>
                <w:sz w:val="20"/>
                <w:szCs w:val="20"/>
                <w:lang w:eastAsia="es-CL"/>
              </w:rPr>
            </w:pPr>
            <w:r w:rsidRPr="002E63A1">
              <w:rPr>
                <w:rFonts w:eastAsia="Times New Roman" w:cs="Arial"/>
                <w:color w:val="000000"/>
                <w:sz w:val="20"/>
                <w:szCs w:val="20"/>
                <w:lang w:eastAsia="es-CL"/>
              </w:rPr>
              <w:t>Total</w:t>
            </w:r>
          </w:p>
        </w:tc>
        <w:tc>
          <w:tcPr>
            <w:tcW w:w="1200" w:type="dxa"/>
            <w:noWrap/>
            <w:hideMark/>
          </w:tcPr>
          <w:p w:rsidR="00085CBB" w:rsidRPr="002A3E9B" w:rsidRDefault="001A5B1B" w:rsidP="004B3BF0">
            <w:pPr>
              <w:jc w:val="both"/>
              <w:cnfStyle w:val="000000010000"/>
              <w:rPr>
                <w:rFonts w:eastAsia="Times New Roman" w:cs="Arial"/>
                <w:b/>
                <w:color w:val="000000"/>
                <w:sz w:val="20"/>
                <w:szCs w:val="20"/>
                <w:lang w:eastAsia="es-CL"/>
              </w:rPr>
            </w:pPr>
            <w:r w:rsidRPr="002A3E9B">
              <w:rPr>
                <w:rFonts w:eastAsia="Times New Roman" w:cs="Arial"/>
                <w:b/>
                <w:color w:val="000000"/>
                <w:sz w:val="20"/>
                <w:szCs w:val="20"/>
                <w:lang w:eastAsia="es-CL"/>
              </w:rPr>
              <w:t>$ 259.765</w:t>
            </w:r>
          </w:p>
        </w:tc>
      </w:tr>
    </w:tbl>
    <w:p w:rsidR="00085CBB" w:rsidRDefault="0075278D" w:rsidP="004B3BF0">
      <w:pPr>
        <w:jc w:val="both"/>
      </w:pPr>
      <w:r>
        <w:t xml:space="preserve">* </w:t>
      </w:r>
      <w:r w:rsidR="001F5051">
        <w:t>Valor</w:t>
      </w:r>
      <w:r>
        <w:t xml:space="preserve"> por una estación de trabajo.</w:t>
      </w:r>
    </w:p>
    <w:p w:rsidR="008F294E" w:rsidRDefault="008F294E" w:rsidP="009B716B">
      <w:pPr>
        <w:jc w:val="both"/>
      </w:pPr>
      <w:r>
        <w:t>En los detalles anteriores se consideran los costos por un computador la cantidad de computadores que compre la empresa dependerá de sus necesidades como empresa y la ca</w:t>
      </w:r>
      <w:r w:rsidR="00D723B8">
        <w:t>ntidad de usuarios que utilizará</w:t>
      </w:r>
      <w:r>
        <w:t xml:space="preserve"> el sistema.</w:t>
      </w:r>
    </w:p>
    <w:p w:rsidR="00085CBB" w:rsidRDefault="00085CBB" w:rsidP="008F294E">
      <w:pPr>
        <w:jc w:val="both"/>
      </w:pPr>
      <w:r>
        <w:br w:type="page"/>
      </w:r>
    </w:p>
    <w:p w:rsidR="00D9269C" w:rsidRDefault="00D9269C" w:rsidP="004B3BF0">
      <w:pPr>
        <w:pStyle w:val="Ttulo2"/>
        <w:numPr>
          <w:ilvl w:val="1"/>
          <w:numId w:val="28"/>
        </w:numPr>
        <w:jc w:val="both"/>
      </w:pPr>
      <w:bookmarkStart w:id="26" w:name="_Toc246253209"/>
      <w:r>
        <w:lastRenderedPageBreak/>
        <w:t>Factibilidad operacional.</w:t>
      </w:r>
      <w:bookmarkEnd w:id="26"/>
    </w:p>
    <w:p w:rsidR="001A5B1B" w:rsidRDefault="001A5B1B" w:rsidP="004B3BF0">
      <w:pPr>
        <w:jc w:val="both"/>
      </w:pPr>
      <w:r>
        <w:t>El funcionamiento del sistema propuesto se caracteriza por ser sencillo y muy parecido a los procesos reales que realiza el personal de un servicio técnico, por lo que la integración de los usuarios finales al sistema será amigable y comprensible.</w:t>
      </w:r>
    </w:p>
    <w:p w:rsidR="001A5B1B" w:rsidRPr="001A5B1B" w:rsidRDefault="001A5B1B" w:rsidP="004B3BF0">
      <w:pPr>
        <w:jc w:val="both"/>
        <w:rPr>
          <w:u w:val="single"/>
        </w:rPr>
      </w:pPr>
      <w:r>
        <w:t>Cabe destacar que los usuarios finales deberán tener los conocimientos mínimos de computación esto quiere decir que sean capaces de encender el pc y conozcan el sistema operativo a nivel usuario, y comprendan como manejar un browser y acceder a internet desde el computador.</w:t>
      </w:r>
    </w:p>
    <w:p w:rsidR="00E52751" w:rsidRDefault="001A5B1B" w:rsidP="004B3BF0">
      <w:pPr>
        <w:jc w:val="both"/>
      </w:pPr>
      <w:r>
        <w:t>Se entregaran manuales de usuario y ayuda en pantalla según el contexto de la aplicación.</w:t>
      </w:r>
    </w:p>
    <w:p w:rsidR="00E52751" w:rsidRDefault="00E52751" w:rsidP="004B3BF0">
      <w:pPr>
        <w:jc w:val="both"/>
      </w:pPr>
      <w:r>
        <w:br w:type="page"/>
      </w:r>
    </w:p>
    <w:p w:rsidR="001A5B1B" w:rsidRPr="001A5B1B" w:rsidRDefault="00D9269C" w:rsidP="004B3BF0">
      <w:pPr>
        <w:pStyle w:val="Ttulo2"/>
        <w:numPr>
          <w:ilvl w:val="0"/>
          <w:numId w:val="28"/>
        </w:numPr>
        <w:jc w:val="both"/>
      </w:pPr>
      <w:bookmarkStart w:id="27" w:name="_Toc246253210"/>
      <w:r>
        <w:lastRenderedPageBreak/>
        <w:t>Requerimientos.</w:t>
      </w:r>
      <w:bookmarkEnd w:id="27"/>
    </w:p>
    <w:p w:rsidR="00D9269C" w:rsidRDefault="00D9269C" w:rsidP="004B3BF0">
      <w:pPr>
        <w:pStyle w:val="Ttulo2"/>
        <w:numPr>
          <w:ilvl w:val="1"/>
          <w:numId w:val="28"/>
        </w:numPr>
        <w:jc w:val="both"/>
      </w:pPr>
      <w:bookmarkStart w:id="28" w:name="_Toc246253211"/>
      <w:r>
        <w:t>Requerimientos no funcionales.</w:t>
      </w:r>
      <w:bookmarkEnd w:id="28"/>
    </w:p>
    <w:p w:rsidR="001A5B1B" w:rsidRDefault="001A5B1B" w:rsidP="004B3BF0">
      <w:pPr>
        <w:pStyle w:val="Prrafodelista"/>
        <w:numPr>
          <w:ilvl w:val="0"/>
          <w:numId w:val="30"/>
        </w:numPr>
        <w:jc w:val="both"/>
      </w:pPr>
      <w:r>
        <w:t>El sistema debe ser estable debe estar disponible y funcionando correctamente en las horas pic de ingresos de artículos al servicio esto quiere decir que las horas de trabajo el sistema no debe presentar anomalías de lentitud o problemas que afecten directamente su funcionalidad.</w:t>
      </w:r>
    </w:p>
    <w:p w:rsidR="001A5B1B" w:rsidRPr="00E9112B" w:rsidRDefault="00E9112B" w:rsidP="004B3BF0">
      <w:pPr>
        <w:pStyle w:val="Prrafodelista"/>
        <w:numPr>
          <w:ilvl w:val="0"/>
          <w:numId w:val="30"/>
        </w:numPr>
        <w:jc w:val="both"/>
        <w:rPr>
          <w:szCs w:val="24"/>
        </w:rPr>
      </w:pPr>
      <w:r w:rsidRPr="00E9112B">
        <w:rPr>
          <w:rFonts w:cs="Arial"/>
          <w:color w:val="000000"/>
          <w:szCs w:val="24"/>
        </w:rPr>
        <w:t>Debe ser multiplataforma, sin importar la plataforma de sistema operativo puede entrar el sistema desde un explorador de internet.</w:t>
      </w:r>
    </w:p>
    <w:p w:rsidR="001A5B1B" w:rsidRDefault="001A5B1B" w:rsidP="004B3BF0">
      <w:pPr>
        <w:pStyle w:val="Prrafodelista"/>
        <w:numPr>
          <w:ilvl w:val="0"/>
          <w:numId w:val="30"/>
        </w:numPr>
        <w:jc w:val="both"/>
      </w:pPr>
      <w:r>
        <w:t>Debe tener seguridad de accesos de usuario, validando cada usuario que quiera consumir del sistema, esto debe ser mediante un login de usuario y contraseña.</w:t>
      </w:r>
    </w:p>
    <w:p w:rsidR="001A5B1B" w:rsidRDefault="001A5B1B" w:rsidP="004B3BF0">
      <w:pPr>
        <w:pStyle w:val="Prrafodelista"/>
        <w:numPr>
          <w:ilvl w:val="0"/>
          <w:numId w:val="30"/>
        </w:numPr>
        <w:jc w:val="both"/>
      </w:pPr>
      <w:r>
        <w:t>Debe tener usabilidad, diseño agradable a la vista, como formularios prácticos, colores sobrios y que los elementos de formularios posean la mayor ayuda al usuario para guiarlo en el trabajo que realizar</w:t>
      </w:r>
      <w:r w:rsidR="00076DF1">
        <w:t>á</w:t>
      </w:r>
      <w:r>
        <w:t xml:space="preserve"> con el sistema</w:t>
      </w:r>
      <w:r w:rsidR="00076DF1">
        <w:t>,</w:t>
      </w:r>
      <w:r>
        <w:t xml:space="preserve"> puede ser apoyado por mensajes o indicaciones de ayuda.</w:t>
      </w:r>
    </w:p>
    <w:p w:rsidR="001A5B1B" w:rsidRDefault="001A5B1B" w:rsidP="004B3BF0">
      <w:pPr>
        <w:pStyle w:val="Prrafodelista"/>
        <w:numPr>
          <w:ilvl w:val="0"/>
          <w:numId w:val="30"/>
        </w:numPr>
        <w:jc w:val="both"/>
      </w:pPr>
      <w:r>
        <w:t xml:space="preserve">No exceso de formularios, idealmente los formularios deben contener la información necesaria para facilitar el trabajo del usuario por ejemplo el ingreso de una orden de trabajo debe contener  la </w:t>
      </w:r>
      <w:r w:rsidR="00834F06">
        <w:t>mayor</w:t>
      </w:r>
      <w:r>
        <w:t xml:space="preserve"> información en un formulario de ingreso sin alterar el orden de la etapa de ingreso.</w:t>
      </w:r>
    </w:p>
    <w:p w:rsidR="001A5B1B" w:rsidRDefault="001A5B1B" w:rsidP="004B3BF0">
      <w:pPr>
        <w:pStyle w:val="Prrafodelista"/>
        <w:numPr>
          <w:ilvl w:val="0"/>
          <w:numId w:val="30"/>
        </w:numPr>
        <w:jc w:val="both"/>
      </w:pPr>
      <w:r>
        <w:t>Debe tener validaciones donde se requiera como el rut, números, correo electrónico y el paso de un proceso a otro cuando lo indique las reglas de negocio.</w:t>
      </w:r>
    </w:p>
    <w:p w:rsidR="001A5B1B" w:rsidRDefault="001A5B1B" w:rsidP="004B3BF0">
      <w:pPr>
        <w:pStyle w:val="Prrafodelista"/>
        <w:numPr>
          <w:ilvl w:val="0"/>
          <w:numId w:val="30"/>
        </w:numPr>
        <w:jc w:val="both"/>
      </w:pPr>
      <w:r>
        <w:t>Uso de calendarios, para los campos de fecha para el caso de ingreso de fechas estas deben tener disponibles calendarios de ingreso los cuales deben estar validados permitiendo ingresar s</w:t>
      </w:r>
      <w:r w:rsidR="00070CE3">
        <w:t>ó</w:t>
      </w:r>
      <w:r>
        <w:t>lo fechas validas.</w:t>
      </w:r>
    </w:p>
    <w:p w:rsidR="001A5B1B" w:rsidRDefault="001A5B1B" w:rsidP="004B3BF0">
      <w:pPr>
        <w:pStyle w:val="Prrafodelista"/>
        <w:numPr>
          <w:ilvl w:val="0"/>
          <w:numId w:val="30"/>
        </w:numPr>
        <w:jc w:val="both"/>
      </w:pPr>
      <w:r>
        <w:t>Debe reflejar  el flujo real de trabajo que tienen los trabajadores del servicio técnico</w:t>
      </w:r>
    </w:p>
    <w:p w:rsidR="001A5B1B" w:rsidRDefault="001A5B1B" w:rsidP="004B3BF0">
      <w:pPr>
        <w:pStyle w:val="Prrafodelista"/>
        <w:numPr>
          <w:ilvl w:val="0"/>
          <w:numId w:val="30"/>
        </w:numPr>
        <w:jc w:val="both"/>
      </w:pPr>
      <w:r>
        <w:t>Disminuir los tiempos de ingreso de un artículo, con la ubicación adecuada de los elementos que representan el flujo de trabajo normal del usuario, por ejemplo el recepcionista su trabajo es ingresar órdenes constantemente por lo que su menú debe tener como primera opción ingresar orden de trabajo y luego consultar. Además como se menciona en los puntos anteriores estos diseños deben contener la información precisa para cada usuario.</w:t>
      </w:r>
    </w:p>
    <w:p w:rsidR="00B3795B" w:rsidRDefault="00B3795B" w:rsidP="004B3BF0">
      <w:pPr>
        <w:jc w:val="both"/>
        <w:rPr>
          <w:lang w:val="es-ES_tradnl"/>
        </w:rPr>
      </w:pPr>
      <w:r>
        <w:br w:type="page"/>
      </w:r>
    </w:p>
    <w:p w:rsidR="001A5B1B" w:rsidRDefault="00D9269C" w:rsidP="004B3BF0">
      <w:pPr>
        <w:pStyle w:val="Ttulo2"/>
        <w:numPr>
          <w:ilvl w:val="1"/>
          <w:numId w:val="28"/>
        </w:numPr>
        <w:jc w:val="both"/>
      </w:pPr>
      <w:bookmarkStart w:id="29" w:name="_Toc246253212"/>
      <w:r>
        <w:lastRenderedPageBreak/>
        <w:t>Requerimientos funcionales.</w:t>
      </w:r>
      <w:bookmarkEnd w:id="29"/>
    </w:p>
    <w:p w:rsidR="00D9269C" w:rsidRDefault="00D9269C" w:rsidP="004B3BF0">
      <w:pPr>
        <w:pStyle w:val="Ttulo2"/>
        <w:numPr>
          <w:ilvl w:val="2"/>
          <w:numId w:val="28"/>
        </w:numPr>
        <w:jc w:val="both"/>
      </w:pPr>
      <w:bookmarkStart w:id="30" w:name="_Toc246253213"/>
      <w:r>
        <w:t>Perfiles.</w:t>
      </w:r>
      <w:bookmarkEnd w:id="30"/>
    </w:p>
    <w:p w:rsidR="00E75F3D" w:rsidRDefault="00E75F3D" w:rsidP="00E75F3D">
      <w:pPr>
        <w:jc w:val="both"/>
      </w:pPr>
      <w:r>
        <w:t xml:space="preserve">Debe tener menús para los siguientes perfiles: </w:t>
      </w:r>
    </w:p>
    <w:p w:rsidR="009B716B" w:rsidRDefault="009B716B" w:rsidP="009B716B">
      <w:pPr>
        <w:pStyle w:val="Prrafodelista"/>
        <w:numPr>
          <w:ilvl w:val="0"/>
          <w:numId w:val="34"/>
        </w:numPr>
        <w:jc w:val="both"/>
      </w:pPr>
      <w:r>
        <w:t>Administrador de sistemas.</w:t>
      </w:r>
    </w:p>
    <w:p w:rsidR="009B716B" w:rsidRDefault="009B716B" w:rsidP="009B716B">
      <w:pPr>
        <w:pStyle w:val="Prrafodelista"/>
        <w:numPr>
          <w:ilvl w:val="0"/>
          <w:numId w:val="34"/>
        </w:numPr>
        <w:jc w:val="both"/>
      </w:pPr>
      <w:r>
        <w:t>Recepcionista</w:t>
      </w:r>
      <w:r w:rsidR="0015133A">
        <w:t>.</w:t>
      </w:r>
    </w:p>
    <w:p w:rsidR="009B716B" w:rsidRDefault="009B716B" w:rsidP="009B716B">
      <w:pPr>
        <w:pStyle w:val="Prrafodelista"/>
        <w:numPr>
          <w:ilvl w:val="0"/>
          <w:numId w:val="34"/>
        </w:numPr>
        <w:jc w:val="both"/>
      </w:pPr>
      <w:r>
        <w:t>Administrativo</w:t>
      </w:r>
      <w:r w:rsidR="0015133A">
        <w:t>.</w:t>
      </w:r>
    </w:p>
    <w:p w:rsidR="009B716B" w:rsidRDefault="009B716B" w:rsidP="009B716B">
      <w:pPr>
        <w:pStyle w:val="Prrafodelista"/>
        <w:numPr>
          <w:ilvl w:val="0"/>
          <w:numId w:val="34"/>
        </w:numPr>
        <w:jc w:val="both"/>
      </w:pPr>
      <w:r>
        <w:t>Técnico</w:t>
      </w:r>
      <w:r w:rsidR="0015133A">
        <w:t>.</w:t>
      </w:r>
    </w:p>
    <w:p w:rsidR="009B716B" w:rsidRDefault="009B716B" w:rsidP="009B716B">
      <w:pPr>
        <w:pStyle w:val="Prrafodelista"/>
        <w:numPr>
          <w:ilvl w:val="0"/>
          <w:numId w:val="34"/>
        </w:numPr>
        <w:jc w:val="both"/>
      </w:pPr>
      <w:r>
        <w:t>Gerente</w:t>
      </w:r>
      <w:r w:rsidR="0015133A">
        <w:t>.</w:t>
      </w:r>
    </w:p>
    <w:p w:rsidR="009B716B" w:rsidRDefault="009B716B" w:rsidP="009B716B">
      <w:pPr>
        <w:pStyle w:val="Prrafodelista"/>
        <w:numPr>
          <w:ilvl w:val="0"/>
          <w:numId w:val="34"/>
        </w:numPr>
        <w:jc w:val="both"/>
      </w:pPr>
      <w:r>
        <w:t>Súper Usuario</w:t>
      </w:r>
      <w:r w:rsidR="0015133A">
        <w:t>.</w:t>
      </w:r>
    </w:p>
    <w:p w:rsidR="00E75F3D" w:rsidRDefault="00E75F3D" w:rsidP="00E75F3D">
      <w:pPr>
        <w:pStyle w:val="Ttulo2"/>
        <w:numPr>
          <w:ilvl w:val="3"/>
          <w:numId w:val="28"/>
        </w:numPr>
        <w:jc w:val="both"/>
      </w:pPr>
      <w:bookmarkStart w:id="31" w:name="_Toc246253214"/>
      <w:r>
        <w:t>Administrador de sistemas.</w:t>
      </w:r>
      <w:bookmarkEnd w:id="31"/>
    </w:p>
    <w:p w:rsidR="00E75F3D" w:rsidRPr="003E0D5F" w:rsidRDefault="00E75F3D" w:rsidP="00E75F3D">
      <w:pPr>
        <w:jc w:val="both"/>
        <w:rPr>
          <w:u w:val="single"/>
        </w:rPr>
      </w:pPr>
      <w:r>
        <w:t>Debe tener en su menú las siguientes opciones:</w:t>
      </w:r>
    </w:p>
    <w:p w:rsidR="00E75F3D" w:rsidRDefault="00E75F3D" w:rsidP="00E75F3D">
      <w:pPr>
        <w:pStyle w:val="Prrafodelista"/>
        <w:numPr>
          <w:ilvl w:val="0"/>
          <w:numId w:val="7"/>
        </w:numPr>
        <w:jc w:val="both"/>
      </w:pPr>
      <w:r w:rsidRPr="0056007A">
        <w:rPr>
          <w:b/>
        </w:rPr>
        <w:t>Listado de Usuarios Activos:</w:t>
      </w:r>
      <w:r>
        <w:t xml:space="preserve"> Debe permitir ver los usuarios activos del sistema y su detalle debe contener, nombre de empleado asociado a ese usuario, nombre de usuario, perfil, detalle de menús con acceso, además debe contener una opción de búsqueda para filtran por usuario y perfil  o  búsqueda por Rut.</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Cambiar Perfil de Usuario:</w:t>
      </w:r>
      <w:r>
        <w:t xml:space="preserve"> Debe permitir consultar un  usuario, por nombre de usuario, nombre persona o Rut y cambiar su perfil completamente a otro perfil.</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 xml:space="preserve">Cambiar  estado y contraseña de usuario: </w:t>
      </w:r>
      <w:r>
        <w:t>Debe permitir cambiar la contraseña del usuario y cambiar su estado de activo a deshabilitado, para los casos de que el usuario ya no trabaje en la empresa no debe tener acceso al sistema.</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Modificar Perfiles:</w:t>
      </w:r>
      <w:r>
        <w:rPr>
          <w:b/>
        </w:rPr>
        <w:t xml:space="preserve"> </w:t>
      </w:r>
      <w:r>
        <w:t>Puede modificar el acceso de un perfil completo y agregar más permisos que correspondan a otros perfiles.</w:t>
      </w:r>
    </w:p>
    <w:p w:rsidR="00E75F3D" w:rsidRDefault="00E75F3D" w:rsidP="00E75F3D">
      <w:pPr>
        <w:pStyle w:val="Prrafodelista"/>
        <w:jc w:val="both"/>
      </w:pPr>
    </w:p>
    <w:p w:rsidR="00E75F3D" w:rsidRDefault="00E75F3D" w:rsidP="00E75F3D">
      <w:pPr>
        <w:pStyle w:val="Prrafodelista"/>
        <w:numPr>
          <w:ilvl w:val="0"/>
          <w:numId w:val="7"/>
        </w:numPr>
        <w:jc w:val="both"/>
      </w:pPr>
      <w:r w:rsidRPr="003E0D5F">
        <w:rPr>
          <w:b/>
        </w:rPr>
        <w:t>Listado de permisos:</w:t>
      </w:r>
      <w:r>
        <w:t xml:space="preserve"> Debe tener una opción donde se puedan visualizar todos los permisos de usuarios del sistema.</w:t>
      </w:r>
    </w:p>
    <w:p w:rsidR="00E75F3D" w:rsidRDefault="00E75F3D" w:rsidP="00E75F3D">
      <w:pPr>
        <w:pStyle w:val="Prrafodelista"/>
        <w:jc w:val="both"/>
      </w:pPr>
    </w:p>
    <w:p w:rsidR="00E75F3D" w:rsidDel="00095B06" w:rsidRDefault="00E75F3D" w:rsidP="00E75F3D">
      <w:pPr>
        <w:pStyle w:val="Prrafodelista"/>
        <w:numPr>
          <w:ilvl w:val="0"/>
          <w:numId w:val="7"/>
        </w:numPr>
        <w:jc w:val="both"/>
        <w:rPr>
          <w:del w:id="32" w:author="Usuario" w:date="2009-11-24T19:23:00Z"/>
        </w:rPr>
      </w:pPr>
      <w:r w:rsidRPr="0056007A">
        <w:rPr>
          <w:b/>
        </w:rPr>
        <w:t xml:space="preserve">Acceso a permisos de Usuario: </w:t>
      </w:r>
      <w:r>
        <w:t xml:space="preserve">Acceso a dar permisos de usuario ya sea acceso a otras opciones de menú que sean de otro perfil, esto se aplica para un usuario, no es necesario que cambie la configuración del perfil completo. Esto quiere decir que de varios usuarios de perfil recepcionistas puede haber uno que tenga otros accesos al sistema especiales ya que ese empleado tiene otras responsabilidades aparte de su rol. Debe contener las siguientes  opciones </w:t>
      </w:r>
      <w:r>
        <w:lastRenderedPageBreak/>
        <w:t>búsqueda de usuario a modificar o rut,  se debe mostrar el listado de las opciones de menú habilitada de ese usuario, y permitir agregar otras.</w:t>
      </w:r>
    </w:p>
    <w:p w:rsidR="00E75F3D" w:rsidRPr="00095B06" w:rsidRDefault="00E75F3D" w:rsidP="00E75F3D">
      <w:pPr>
        <w:pStyle w:val="Prrafodelista"/>
        <w:numPr>
          <w:ilvl w:val="0"/>
          <w:numId w:val="7"/>
        </w:numPr>
        <w:jc w:val="both"/>
        <w:rPr>
          <w:b/>
          <w:rPrChange w:id="33" w:author="Usuario" w:date="2009-11-24T19:23:00Z">
            <w:rPr/>
          </w:rPrChange>
        </w:rPr>
        <w:pPrChange w:id="34" w:author="Usuario" w:date="2009-11-24T19:23:00Z">
          <w:pPr>
            <w:pStyle w:val="Prrafodelista"/>
            <w:jc w:val="both"/>
          </w:pPr>
        </w:pPrChange>
      </w:pPr>
    </w:p>
    <w:p w:rsidR="00E75F3D" w:rsidDel="00095B06" w:rsidRDefault="00E75F3D" w:rsidP="00E75F3D">
      <w:pPr>
        <w:pStyle w:val="Prrafodelista"/>
        <w:numPr>
          <w:ilvl w:val="0"/>
          <w:numId w:val="7"/>
        </w:numPr>
        <w:jc w:val="both"/>
        <w:rPr>
          <w:del w:id="35" w:author="Usuario" w:date="2009-11-24T19:23:00Z"/>
        </w:rPr>
      </w:pPr>
      <w:moveFromRangeStart w:id="36" w:author="Usuario" w:date="2009-11-24T19:22:00Z" w:name="move246853906"/>
      <w:moveFrom w:id="37" w:author="Usuario" w:date="2009-11-24T19:22:00Z">
        <w:r w:rsidRPr="00095B06" w:rsidDel="00C736E7">
          <w:rPr>
            <w:b/>
          </w:rPr>
          <w:t>Configuración de técnicos:</w:t>
        </w:r>
        <w:r w:rsidRPr="00095B06" w:rsidDel="00C736E7">
          <w:rPr>
            <w:b/>
            <w:rPrChange w:id="38" w:author="Usuario" w:date="2009-11-24T19:23:00Z">
              <w:rPr/>
            </w:rPrChange>
          </w:rPr>
          <w:t xml:space="preserve"> de</w:t>
        </w:r>
        <w:r w:rsidDel="00C736E7">
          <w:t>be permitir registrar a cada técnico el nivel y especialidad a la cual pertenece los técnicos estarán catalogados por distintas especialidades las cuales se irán agregando en el transcurso del tiempo, por otra parte deben tener niveles los cuales serán básico, intermedio y avanzado</w:t>
        </w:r>
        <w:del w:id="39" w:author="Usuario" w:date="2009-11-24T19:23:00Z">
          <w:r w:rsidDel="00095B06">
            <w:delText>.</w:delText>
          </w:r>
        </w:del>
      </w:moveFrom>
    </w:p>
    <w:moveFromRangeEnd w:id="36"/>
    <w:p w:rsidR="00E75F3D" w:rsidDel="00095B06" w:rsidRDefault="00E75F3D" w:rsidP="00E75F3D">
      <w:pPr>
        <w:pStyle w:val="Prrafodelista"/>
        <w:jc w:val="both"/>
        <w:rPr>
          <w:del w:id="40" w:author="Usuario" w:date="2009-11-24T19:23:00Z"/>
        </w:rPr>
      </w:pPr>
    </w:p>
    <w:p w:rsidR="00E75F3D" w:rsidDel="00095B06" w:rsidRDefault="00E75F3D" w:rsidP="00E75F3D">
      <w:pPr>
        <w:pStyle w:val="Prrafodelista"/>
        <w:numPr>
          <w:ilvl w:val="0"/>
          <w:numId w:val="7"/>
        </w:numPr>
        <w:jc w:val="both"/>
        <w:rPr>
          <w:del w:id="41" w:author="Usuario" w:date="2009-11-24T19:23:00Z"/>
        </w:rPr>
      </w:pPr>
      <w:del w:id="42" w:author="Usuario" w:date="2009-11-24T19:23:00Z">
        <w:r w:rsidRPr="000D54AD" w:rsidDel="00095B06">
          <w:rPr>
            <w:b/>
          </w:rPr>
          <w:delText>Configuración de mail</w:delText>
        </w:r>
        <w:r w:rsidDel="00095B06">
          <w:delText>: permitirá configurar mail para notificación en caso de órdenes pendientes por varios días.</w:delText>
        </w:r>
      </w:del>
    </w:p>
    <w:p w:rsidR="00E75F3D" w:rsidRDefault="00E75F3D" w:rsidP="00E75F3D">
      <w:pPr>
        <w:pStyle w:val="Prrafodelista"/>
        <w:jc w:val="both"/>
      </w:pPr>
    </w:p>
    <w:p w:rsidR="00E75F3D" w:rsidRDefault="00E75F3D" w:rsidP="00E75F3D">
      <w:pPr>
        <w:pStyle w:val="Prrafodelista"/>
        <w:numPr>
          <w:ilvl w:val="0"/>
          <w:numId w:val="7"/>
        </w:numPr>
        <w:jc w:val="both"/>
      </w:pPr>
      <w:r w:rsidRPr="004B3BF0">
        <w:rPr>
          <w:b/>
        </w:rPr>
        <w:t>Configuración de empresa:</w:t>
      </w:r>
      <w:r>
        <w:t xml:space="preserve"> Debe tener la opción de configurar los datos propios de la empresa como lo son el nombre de la empresa, dirección, teléfono</w:t>
      </w:r>
      <w:del w:id="43" w:author="Usuario" w:date="2009-11-24T19:23:00Z">
        <w:r w:rsidDel="00095B06">
          <w:delText xml:space="preserve"> sucursal</w:delText>
        </w:r>
      </w:del>
      <w:r>
        <w:t>, estos datos irán impresos en la orden de trabajo.</w:t>
      </w:r>
    </w:p>
    <w:p w:rsidR="00E75F3D" w:rsidRDefault="00E75F3D" w:rsidP="00E75F3D">
      <w:pPr>
        <w:pStyle w:val="Ttulo2"/>
        <w:numPr>
          <w:ilvl w:val="3"/>
          <w:numId w:val="28"/>
        </w:numPr>
        <w:jc w:val="both"/>
      </w:pPr>
      <w:bookmarkStart w:id="44" w:name="_Toc246253215"/>
      <w:r>
        <w:t>Recepcionista.</w:t>
      </w:r>
      <w:bookmarkEnd w:id="44"/>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8"/>
        </w:numPr>
        <w:jc w:val="both"/>
      </w:pPr>
      <w:r w:rsidRPr="0056007A">
        <w:rPr>
          <w:b/>
        </w:rPr>
        <w:t>Órdenes de trabajo ingreso</w:t>
      </w:r>
      <w:r>
        <w:t>: debe tener la opción de ingresar una orden de trabajo con toda la información que esta requiere, Ingreso de cliente, artículo y detalles de la orden</w:t>
      </w:r>
    </w:p>
    <w:p w:rsidR="00E75F3D" w:rsidRDefault="00E75F3D" w:rsidP="00E75F3D">
      <w:pPr>
        <w:pStyle w:val="Prrafodelista"/>
        <w:jc w:val="both"/>
      </w:pPr>
      <w:r>
        <w:t>.</w:t>
      </w:r>
    </w:p>
    <w:p w:rsidR="00E75F3D" w:rsidRDefault="00E75F3D" w:rsidP="00E75F3D">
      <w:pPr>
        <w:pStyle w:val="Prrafodelista"/>
        <w:numPr>
          <w:ilvl w:val="0"/>
          <w:numId w:val="8"/>
        </w:numPr>
        <w:jc w:val="both"/>
      </w:pPr>
      <w:r w:rsidRPr="0056007A">
        <w:rPr>
          <w:b/>
        </w:rPr>
        <w:t>Ordenes de trabajo consulta:</w:t>
      </w:r>
      <w:r>
        <w:t xml:space="preserve"> debe permitir al recepcionista consultar el estado de una orden de trabajo la búsqueda de esta orden puede ser por número de orden</w:t>
      </w:r>
      <w:ins w:id="45" w:author="Usuario" w:date="2009-11-24T19:24:00Z">
        <w:r w:rsidR="00095B06">
          <w:t xml:space="preserve"> o</w:t>
        </w:r>
      </w:ins>
      <w:del w:id="46" w:author="Usuario" w:date="2009-11-24T19:24:00Z">
        <w:r w:rsidDel="00095B06">
          <w:delText>,</w:delText>
        </w:r>
      </w:del>
      <w:r>
        <w:t xml:space="preserve"> Rut del cliente</w:t>
      </w:r>
      <w:del w:id="47" w:author="Usuario" w:date="2009-11-24T19:24:00Z">
        <w:r w:rsidDel="00095B06">
          <w:delText>, o nombre del cliente</w:delText>
        </w:r>
      </w:del>
      <w:r>
        <w:t>.</w:t>
      </w:r>
    </w:p>
    <w:p w:rsidR="00E75F3D" w:rsidRDefault="00E75F3D" w:rsidP="00E75F3D">
      <w:pPr>
        <w:pStyle w:val="Prrafodelista"/>
        <w:jc w:val="both"/>
      </w:pPr>
    </w:p>
    <w:p w:rsidR="00E75F3D" w:rsidRDefault="00E75F3D" w:rsidP="00E75F3D">
      <w:pPr>
        <w:pStyle w:val="Prrafodelista"/>
        <w:numPr>
          <w:ilvl w:val="0"/>
          <w:numId w:val="8"/>
        </w:numPr>
        <w:jc w:val="both"/>
      </w:pPr>
      <w:r w:rsidRPr="001A5B1B">
        <w:rPr>
          <w:b/>
        </w:rPr>
        <w:t>Ordenes de trabajo modificar:</w:t>
      </w:r>
      <w:r>
        <w:t xml:space="preserve"> debe tener la opción de modificar una orden de trabajo. Solo puede agregar un detalle extra, y cambiar estado a entregado cuando el cliente retira el articulo.</w:t>
      </w:r>
    </w:p>
    <w:p w:rsidR="00E75F3D" w:rsidRDefault="00E75F3D" w:rsidP="00E75F3D">
      <w:pPr>
        <w:pStyle w:val="Prrafodelista"/>
        <w:jc w:val="both"/>
      </w:pPr>
    </w:p>
    <w:p w:rsidR="00E75F3D" w:rsidRDefault="00E75F3D" w:rsidP="00E75F3D">
      <w:pPr>
        <w:pStyle w:val="Prrafodelista"/>
        <w:numPr>
          <w:ilvl w:val="0"/>
          <w:numId w:val="8"/>
        </w:numPr>
        <w:jc w:val="both"/>
      </w:pPr>
      <w:r>
        <w:rPr>
          <w:b/>
        </w:rPr>
        <w:t>Consulta de Clientes:</w:t>
      </w:r>
      <w:r>
        <w:t xml:space="preserve"> puede verificar si un cliente está registrado en la empresa, mediante una búsqueda por Rut.</w:t>
      </w:r>
    </w:p>
    <w:p w:rsidR="00E75F3D" w:rsidDel="00095B06" w:rsidRDefault="00E75F3D" w:rsidP="00E75F3D">
      <w:pPr>
        <w:pStyle w:val="Prrafodelista"/>
        <w:jc w:val="both"/>
        <w:rPr>
          <w:del w:id="48" w:author="Usuario" w:date="2009-11-24T19:26:00Z"/>
        </w:rPr>
      </w:pPr>
    </w:p>
    <w:p w:rsidR="00E75F3D" w:rsidDel="00095B06" w:rsidRDefault="00E75F3D" w:rsidP="00E75F3D">
      <w:pPr>
        <w:pStyle w:val="Prrafodelista"/>
        <w:numPr>
          <w:ilvl w:val="0"/>
          <w:numId w:val="8"/>
        </w:numPr>
        <w:jc w:val="both"/>
        <w:rPr>
          <w:del w:id="49" w:author="Usuario" w:date="2009-11-24T19:26:00Z"/>
        </w:rPr>
      </w:pPr>
      <w:del w:id="50" w:author="Usuario" w:date="2009-11-24T19:26:00Z">
        <w:r w:rsidRPr="00E9112B" w:rsidDel="00095B06">
          <w:rPr>
            <w:b/>
          </w:rPr>
          <w:delText>Listado de ordenes reparadas:</w:delText>
        </w:r>
        <w:r w:rsidDel="00095B06">
          <w:delText xml:space="preserve"> debe tener una opción de menú única en donde se muestre un listado de todas las ordenes de trabajo reparadas para que en sus ratos libres pueda dar aviso a los clientes, estas órdenes reparadas tendrán habilitada la opción de agregar un detalle en caso de comunicarse con el cliente.</w:delText>
        </w:r>
      </w:del>
    </w:p>
    <w:p w:rsidR="00E75F3D" w:rsidRDefault="00E75F3D" w:rsidP="00E75F3D">
      <w:pPr>
        <w:pStyle w:val="Prrafodelista"/>
        <w:jc w:val="both"/>
      </w:pPr>
    </w:p>
    <w:p w:rsidR="00E75F3D" w:rsidRPr="0015133A" w:rsidRDefault="00E75F3D" w:rsidP="00E75F3D">
      <w:pPr>
        <w:pStyle w:val="Prrafodelista"/>
        <w:numPr>
          <w:ilvl w:val="0"/>
          <w:numId w:val="8"/>
        </w:numPr>
        <w:jc w:val="both"/>
        <w:rPr>
          <w:rFonts w:asciiTheme="majorHAnsi" w:eastAsiaTheme="majorEastAsia" w:hAnsiTheme="majorHAnsi" w:cstheme="majorBidi"/>
          <w:b/>
          <w:bCs/>
          <w:color w:val="4F81BD" w:themeColor="accent1"/>
          <w:sz w:val="26"/>
          <w:szCs w:val="26"/>
        </w:rPr>
      </w:pPr>
      <w:r w:rsidRPr="0015133A">
        <w:rPr>
          <w:b/>
        </w:rPr>
        <w:t xml:space="preserve">Consulta de artículos: </w:t>
      </w:r>
      <w:r>
        <w:t>debe tener la opción de consultar por los artículos registrados en la empresa para poder verificar en caso de consulta si esos artículos existen y si están asociados a alguna orden de trabajo. Para esto debe permitir ingresar el modelo y serie de artículo.</w:t>
      </w:r>
    </w:p>
    <w:p w:rsidR="00E75F3D" w:rsidRDefault="00E75F3D" w:rsidP="00E75F3D">
      <w:pPr>
        <w:pStyle w:val="Ttulo2"/>
        <w:numPr>
          <w:ilvl w:val="3"/>
          <w:numId w:val="28"/>
        </w:numPr>
        <w:jc w:val="both"/>
      </w:pPr>
      <w:bookmarkStart w:id="51" w:name="_Toc246253216"/>
      <w:r>
        <w:t>Administrativos.</w:t>
      </w:r>
      <w:bookmarkEnd w:id="51"/>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9"/>
        </w:numPr>
        <w:jc w:val="both"/>
      </w:pPr>
      <w:r w:rsidRPr="0056007A">
        <w:rPr>
          <w:b/>
        </w:rPr>
        <w:t>Órdenes de trabajo ingreso</w:t>
      </w:r>
      <w:r>
        <w:t>: debe tener la opción de ingresar una orden de trabajo con toda la información que esta requiere, Ingreso de cliente, artículo y detalles de la orden.</w:t>
      </w:r>
    </w:p>
    <w:p w:rsidR="00E75F3D" w:rsidRDefault="00E75F3D" w:rsidP="00E75F3D">
      <w:pPr>
        <w:pStyle w:val="Prrafodelista"/>
        <w:jc w:val="both"/>
      </w:pPr>
    </w:p>
    <w:p w:rsidR="00E75F3D" w:rsidRDefault="00E75F3D" w:rsidP="00E75F3D">
      <w:pPr>
        <w:pStyle w:val="Prrafodelista"/>
        <w:numPr>
          <w:ilvl w:val="0"/>
          <w:numId w:val="9"/>
        </w:numPr>
        <w:jc w:val="both"/>
      </w:pPr>
      <w:r w:rsidRPr="00FB4C16">
        <w:rPr>
          <w:b/>
        </w:rPr>
        <w:t>Ordenes de trabajo consulta:</w:t>
      </w:r>
      <w:r>
        <w:t xml:space="preserve"> debe permitir consultar el estado de una orden de trabajo la búsqueda de esta orden puede ser por número de orden, Rut del cliente, o nombre del cliente.</w:t>
      </w:r>
    </w:p>
    <w:p w:rsidR="00E75F3D" w:rsidRDefault="00E75F3D" w:rsidP="00E75F3D">
      <w:pPr>
        <w:pStyle w:val="Prrafodelista"/>
        <w:jc w:val="both"/>
      </w:pPr>
    </w:p>
    <w:p w:rsidR="00E75F3D" w:rsidRDefault="00E75F3D" w:rsidP="00E75F3D">
      <w:pPr>
        <w:pStyle w:val="Prrafodelista"/>
        <w:numPr>
          <w:ilvl w:val="0"/>
          <w:numId w:val="9"/>
        </w:numPr>
        <w:jc w:val="both"/>
      </w:pPr>
      <w:r w:rsidRPr="0056007A">
        <w:rPr>
          <w:b/>
        </w:rPr>
        <w:lastRenderedPageBreak/>
        <w:t>Ordenes de trabajo modificar:</w:t>
      </w:r>
      <w:r>
        <w:t xml:space="preserve"> debe tener la opción de modificar una orden de trabajo. Debe permitir modificar serie de artículo y datos de clientes en caso de que estén erróneos además tiene  acceso a los cambios de estado y agregar detalles.</w:t>
      </w:r>
    </w:p>
    <w:p w:rsidR="00E75F3D" w:rsidRDefault="00E75F3D" w:rsidP="00E75F3D">
      <w:pPr>
        <w:pStyle w:val="Prrafodelista"/>
        <w:jc w:val="both"/>
      </w:pPr>
    </w:p>
    <w:p w:rsidR="00E75F3D" w:rsidRPr="00E85DF6" w:rsidRDefault="00E75F3D" w:rsidP="00E75F3D">
      <w:pPr>
        <w:pStyle w:val="Prrafodelista"/>
        <w:numPr>
          <w:ilvl w:val="0"/>
          <w:numId w:val="9"/>
        </w:numPr>
        <w:jc w:val="both"/>
        <w:rPr>
          <w:b/>
        </w:rPr>
      </w:pPr>
      <w:r w:rsidRPr="00FB4C16">
        <w:rPr>
          <w:b/>
        </w:rPr>
        <w:t xml:space="preserve">Búsqueda de órdenes de trabajo por estados: </w:t>
      </w:r>
      <w:r>
        <w:t>debe tener la opción de buscar órdenes de trabajo filtrando por estados, para esto el filtro debe contener una selección de estados disponibles.</w:t>
      </w:r>
    </w:p>
    <w:p w:rsidR="00E75F3D" w:rsidRPr="00E85DF6" w:rsidRDefault="00E75F3D" w:rsidP="00E75F3D">
      <w:pPr>
        <w:pStyle w:val="Prrafodelista"/>
        <w:jc w:val="both"/>
        <w:rPr>
          <w:b/>
        </w:rPr>
      </w:pPr>
    </w:p>
    <w:p w:rsidR="00E75F3D" w:rsidRDefault="00E75F3D" w:rsidP="00E75F3D">
      <w:pPr>
        <w:pStyle w:val="Prrafodelista"/>
        <w:numPr>
          <w:ilvl w:val="0"/>
          <w:numId w:val="9"/>
        </w:numPr>
        <w:jc w:val="both"/>
      </w:pPr>
      <w:r>
        <w:rPr>
          <w:b/>
        </w:rPr>
        <w:t>Consulta de clientes:</w:t>
      </w:r>
      <w:r>
        <w:t xml:space="preserve"> puede verificar si un cliente está registrado en la empresa, mediante una búsqueda por Rut.</w:t>
      </w:r>
    </w:p>
    <w:p w:rsidR="00E75F3D" w:rsidRDefault="00E75F3D" w:rsidP="00E75F3D">
      <w:pPr>
        <w:pStyle w:val="Prrafodelista"/>
        <w:jc w:val="both"/>
      </w:pPr>
    </w:p>
    <w:p w:rsidR="00E75F3D" w:rsidRDefault="00E75F3D" w:rsidP="00E75F3D">
      <w:pPr>
        <w:pStyle w:val="Prrafodelista"/>
        <w:numPr>
          <w:ilvl w:val="0"/>
          <w:numId w:val="9"/>
        </w:numPr>
        <w:jc w:val="both"/>
      </w:pPr>
      <w:r>
        <w:rPr>
          <w:b/>
        </w:rPr>
        <w:t xml:space="preserve">Listado de órdenes de trabajo Ingresadas: </w:t>
      </w:r>
      <w:r>
        <w:t>debe tener un listado único de órdenes de trabajo Ingresadas al servicio para ser asignadas a los técnicos disponibles debe tener la opción de asignar y mostrar los técnicos disponibles para la asignación.</w:t>
      </w:r>
    </w:p>
    <w:p w:rsidR="00E75F3D" w:rsidRDefault="00E75F3D" w:rsidP="00E75F3D">
      <w:pPr>
        <w:pStyle w:val="Prrafodelista"/>
        <w:jc w:val="both"/>
      </w:pPr>
    </w:p>
    <w:p w:rsidR="00E75F3D" w:rsidRDefault="00E75F3D" w:rsidP="00E75F3D">
      <w:pPr>
        <w:pStyle w:val="Prrafodelista"/>
        <w:numPr>
          <w:ilvl w:val="0"/>
          <w:numId w:val="9"/>
        </w:numPr>
        <w:jc w:val="both"/>
      </w:pPr>
      <w:r w:rsidRPr="00B43A95">
        <w:rPr>
          <w:b/>
        </w:rPr>
        <w:t>Listado de órdenes de trabajo pendientes:</w:t>
      </w:r>
      <w:r>
        <w:t xml:space="preserve"> debe tener un listado único de órdenes de trabajo en estado pendientes donde indique el motivo y darle una pronta solución.</w:t>
      </w:r>
    </w:p>
    <w:p w:rsidR="00E75F3D" w:rsidRDefault="00E75F3D" w:rsidP="00E75F3D">
      <w:pPr>
        <w:pStyle w:val="Prrafodelista"/>
        <w:jc w:val="both"/>
      </w:pPr>
    </w:p>
    <w:p w:rsidR="00E75F3D" w:rsidRDefault="00E75F3D" w:rsidP="00E75F3D">
      <w:pPr>
        <w:pStyle w:val="Prrafodelista"/>
        <w:numPr>
          <w:ilvl w:val="0"/>
          <w:numId w:val="9"/>
        </w:numPr>
        <w:jc w:val="both"/>
      </w:pPr>
      <w:r w:rsidRPr="00B43A95">
        <w:rPr>
          <w:b/>
        </w:rPr>
        <w:t>Asignación de trabajo automática:</w:t>
      </w:r>
      <w:r>
        <w:t xml:space="preserve"> El sistema </w:t>
      </w:r>
      <w:del w:id="52" w:author="Usuario" w:date="2009-11-24T19:26:00Z">
        <w:r w:rsidDel="00095B06">
          <w:delText xml:space="preserve">pasado un tiempo </w:delText>
        </w:r>
      </w:del>
      <w:r>
        <w:t>asignara automáticamente las órdenes de trabajo a los técnicos disponibles en ese momento, los diferenciara por especialidad  y nivel las especialidades estarán asociadas a categorías de artículos con esto realizara la asignación al técnico correspondiente.</w:t>
      </w:r>
      <w:ins w:id="53" w:author="Usuario" w:date="2009-11-24T19:27:00Z">
        <w:r w:rsidR="00095B06">
          <w:br/>
        </w:r>
      </w:ins>
    </w:p>
    <w:p w:rsidR="00E75F3D" w:rsidRPr="0015133A" w:rsidRDefault="00E75F3D" w:rsidP="00E75F3D">
      <w:pPr>
        <w:pStyle w:val="Prrafodelista"/>
        <w:numPr>
          <w:ilvl w:val="0"/>
          <w:numId w:val="9"/>
        </w:numPr>
        <w:jc w:val="both"/>
        <w:rPr>
          <w:b/>
        </w:rPr>
      </w:pPr>
      <w:r w:rsidRPr="004B3BF0">
        <w:rPr>
          <w:b/>
        </w:rPr>
        <w:t>Asignación de trabajo manual:</w:t>
      </w:r>
      <w:r>
        <w:rPr>
          <w:b/>
        </w:rPr>
        <w:t xml:space="preserve"> </w:t>
      </w:r>
      <w:r>
        <w:t>el sistema debe tener la opción de realizar la asignación de forma manual para el caso que se requiera.</w:t>
      </w:r>
    </w:p>
    <w:p w:rsidR="0015133A" w:rsidRPr="004B3BF0" w:rsidRDefault="0015133A" w:rsidP="0015133A">
      <w:pPr>
        <w:pStyle w:val="Prrafodelista"/>
        <w:jc w:val="both"/>
        <w:rPr>
          <w:b/>
        </w:rPr>
      </w:pPr>
    </w:p>
    <w:p w:rsidR="00E75F3D" w:rsidRDefault="00E75F3D" w:rsidP="00E75F3D">
      <w:pPr>
        <w:pStyle w:val="Prrafodelista"/>
        <w:numPr>
          <w:ilvl w:val="0"/>
          <w:numId w:val="9"/>
        </w:numPr>
        <w:jc w:val="both"/>
      </w:pPr>
      <w:r>
        <w:rPr>
          <w:b/>
        </w:rPr>
        <w:t xml:space="preserve">Consulta de artículos: </w:t>
      </w:r>
      <w:r>
        <w:t>debe tener la opción de consultar por los artículos registrados en la empresa para poder verificar en caso de consulta si esos artículos existen y si están asociados a alguna orden de trabajo. Para esto debe permitir ingresar el modelo y serie de artículo.</w:t>
      </w:r>
    </w:p>
    <w:p w:rsidR="00E75F3D" w:rsidRDefault="00E75F3D" w:rsidP="00E75F3D">
      <w:pPr>
        <w:pStyle w:val="Prrafodelista"/>
        <w:jc w:val="both"/>
      </w:pPr>
    </w:p>
    <w:p w:rsidR="00E75F3D" w:rsidRPr="004641B5" w:rsidRDefault="00E75F3D" w:rsidP="00E75F3D">
      <w:pPr>
        <w:pStyle w:val="Prrafodelista"/>
        <w:numPr>
          <w:ilvl w:val="0"/>
          <w:numId w:val="9"/>
        </w:numPr>
        <w:jc w:val="both"/>
        <w:rPr>
          <w:b/>
        </w:rPr>
      </w:pPr>
      <w:r w:rsidRPr="00B43A95">
        <w:rPr>
          <w:b/>
        </w:rPr>
        <w:t>Consulta de técnicos disponibles:</w:t>
      </w:r>
      <w:r>
        <w:rPr>
          <w:b/>
        </w:rPr>
        <w:t xml:space="preserve"> </w:t>
      </w:r>
      <w:r>
        <w:t xml:space="preserve">indicara la cantidad de técnicos disponibles esto quiere decir que mostrara la cantidad de trabajo asignado que tiene actualmente el técnico esta carga mostrara la cantidad de artículos que tiene asignado el técnico y permitirá ver el detalle de las ordenes asignadas que aun </w:t>
      </w:r>
      <w:r>
        <w:lastRenderedPageBreak/>
        <w:t>no cambian de estado ordenadas por fecha en orden descendiente la orden que lleve mas días deberá aparecer al inicio de la lista.</w:t>
      </w:r>
    </w:p>
    <w:p w:rsidR="00E75F3D" w:rsidRPr="004641B5" w:rsidRDefault="00E75F3D" w:rsidP="00E75F3D">
      <w:pPr>
        <w:pStyle w:val="Prrafodelista"/>
        <w:jc w:val="both"/>
        <w:rPr>
          <w:b/>
        </w:rPr>
      </w:pPr>
    </w:p>
    <w:p w:rsidR="00E75F3D" w:rsidRPr="004641B5" w:rsidRDefault="00E75F3D" w:rsidP="00E75F3D">
      <w:pPr>
        <w:pStyle w:val="Prrafodelista"/>
        <w:numPr>
          <w:ilvl w:val="0"/>
          <w:numId w:val="9"/>
        </w:numPr>
        <w:jc w:val="both"/>
        <w:rPr>
          <w:b/>
        </w:rPr>
      </w:pPr>
      <w:r>
        <w:rPr>
          <w:b/>
        </w:rPr>
        <w:t>Consulta por técnico:</w:t>
      </w:r>
      <w:r>
        <w:t xml:space="preserve"> permitirá ver el detalle completo del técnico, especialidad, nivel</w:t>
      </w:r>
    </w:p>
    <w:p w:rsidR="00E75F3D" w:rsidRPr="004641B5" w:rsidRDefault="00E75F3D" w:rsidP="00E75F3D">
      <w:pPr>
        <w:pStyle w:val="Prrafodelista"/>
        <w:jc w:val="both"/>
        <w:rPr>
          <w:b/>
        </w:rPr>
      </w:pPr>
    </w:p>
    <w:p w:rsidR="00E75F3D" w:rsidRDefault="00E75F3D" w:rsidP="00E75F3D">
      <w:pPr>
        <w:pStyle w:val="Prrafodelista"/>
        <w:numPr>
          <w:ilvl w:val="0"/>
          <w:numId w:val="9"/>
        </w:numPr>
        <w:jc w:val="both"/>
        <w:rPr>
          <w:ins w:id="54" w:author="Usuario" w:date="2009-11-24T19:22:00Z"/>
        </w:rPr>
      </w:pPr>
      <w:r w:rsidRPr="00D16F14">
        <w:rPr>
          <w:b/>
        </w:rPr>
        <w:t xml:space="preserve">Historial de órdenes revisadas: </w:t>
      </w:r>
      <w:r>
        <w:t>permitirá realizar un filtro de órdenes de trabajo revisadas por técnico, este filtro será por fecha y nombre de técnico.</w:t>
      </w:r>
    </w:p>
    <w:p w:rsidR="00C736E7" w:rsidRDefault="00C736E7" w:rsidP="00C736E7">
      <w:pPr>
        <w:pStyle w:val="Prrafodelista"/>
        <w:rPr>
          <w:ins w:id="55" w:author="Usuario" w:date="2009-11-24T19:22:00Z"/>
        </w:rPr>
        <w:pPrChange w:id="56" w:author="Usuario" w:date="2009-11-24T19:22:00Z">
          <w:pPr>
            <w:pStyle w:val="Prrafodelista"/>
            <w:numPr>
              <w:numId w:val="9"/>
            </w:numPr>
            <w:ind w:hanging="360"/>
            <w:jc w:val="both"/>
          </w:pPr>
        </w:pPrChange>
      </w:pPr>
    </w:p>
    <w:p w:rsidR="00C736E7" w:rsidDel="00C736E7" w:rsidRDefault="00C736E7" w:rsidP="00C736E7">
      <w:pPr>
        <w:pStyle w:val="Prrafodelista"/>
        <w:numPr>
          <w:ilvl w:val="0"/>
          <w:numId w:val="9"/>
        </w:numPr>
        <w:jc w:val="both"/>
        <w:rPr>
          <w:del w:id="57" w:author="Usuario" w:date="2009-11-24T19:23:00Z"/>
        </w:rPr>
      </w:pPr>
      <w:moveToRangeStart w:id="58" w:author="Usuario" w:date="2009-11-24T19:22:00Z" w:name="move246853906"/>
      <w:moveTo w:id="59" w:author="Usuario" w:date="2009-11-24T19:22:00Z">
        <w:r w:rsidRPr="003E0D5F">
          <w:rPr>
            <w:b/>
          </w:rPr>
          <w:t>Configuración de técnicos:</w:t>
        </w:r>
        <w:r>
          <w:t xml:space="preserve"> debe permitir registrar a cada técnico el nivel y especialidad a la cual pertenece los técnicos estarán catalogados por distintas especialidades las cuales se irán agregando en el transcurso del tiempo, por otra parte deben tener niveles los cuales serán básico, intermedio y avanzado.</w:t>
        </w:r>
      </w:moveTo>
    </w:p>
    <w:moveToRangeEnd w:id="58"/>
    <w:p w:rsidR="00C736E7" w:rsidRPr="001A5B1B" w:rsidRDefault="00C736E7" w:rsidP="00C736E7">
      <w:pPr>
        <w:pStyle w:val="Prrafodelista"/>
        <w:numPr>
          <w:ilvl w:val="0"/>
          <w:numId w:val="9"/>
        </w:numPr>
        <w:jc w:val="both"/>
      </w:pPr>
    </w:p>
    <w:p w:rsidR="00E75F3D" w:rsidRDefault="00E75F3D" w:rsidP="00E75F3D">
      <w:pPr>
        <w:pStyle w:val="Ttulo2"/>
        <w:numPr>
          <w:ilvl w:val="3"/>
          <w:numId w:val="28"/>
        </w:numPr>
        <w:jc w:val="both"/>
      </w:pPr>
      <w:bookmarkStart w:id="60" w:name="_Toc246253217"/>
      <w:r>
        <w:t>Técnicos.</w:t>
      </w:r>
      <w:bookmarkEnd w:id="60"/>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10"/>
        </w:numPr>
        <w:jc w:val="both"/>
      </w:pPr>
      <w:r w:rsidRPr="004641B5">
        <w:rPr>
          <w:b/>
        </w:rPr>
        <w:t xml:space="preserve">Listado de órdenes de trabajo asignadas: </w:t>
      </w:r>
      <w:r>
        <w:t>permitirá ver todas las órdenes de trabajo asignadas al técnico y estarán ordenadas por fechas descendentes. La fecha más actual debe ir al final.</w:t>
      </w:r>
    </w:p>
    <w:p w:rsidR="00E75F3D" w:rsidRDefault="00E75F3D" w:rsidP="00E75F3D">
      <w:pPr>
        <w:pStyle w:val="Prrafodelista"/>
        <w:jc w:val="both"/>
      </w:pPr>
    </w:p>
    <w:p w:rsidR="00E75F3D" w:rsidRDefault="00E75F3D" w:rsidP="00E75F3D">
      <w:pPr>
        <w:pStyle w:val="Prrafodelista"/>
        <w:numPr>
          <w:ilvl w:val="0"/>
          <w:numId w:val="10"/>
        </w:numPr>
        <w:jc w:val="both"/>
      </w:pPr>
      <w:r w:rsidRPr="004641B5">
        <w:rPr>
          <w:b/>
        </w:rPr>
        <w:t xml:space="preserve">Modificación y cambio de estado de orden de trabajo: </w:t>
      </w:r>
      <w:r>
        <w:t>debe permitir solamente agregar un nuevo detalle a la orden de trabajo y cambiar su estado a pendiente, si garantía, sin reparación, reparado.</w:t>
      </w:r>
    </w:p>
    <w:p w:rsidR="00E75F3D" w:rsidRDefault="00E75F3D" w:rsidP="00E75F3D">
      <w:pPr>
        <w:pStyle w:val="Prrafodelista"/>
        <w:jc w:val="both"/>
      </w:pPr>
    </w:p>
    <w:p w:rsidR="00E75F3D" w:rsidRDefault="00E75F3D" w:rsidP="00E75F3D">
      <w:pPr>
        <w:pStyle w:val="Prrafodelista"/>
        <w:numPr>
          <w:ilvl w:val="0"/>
          <w:numId w:val="10"/>
        </w:numPr>
        <w:jc w:val="both"/>
      </w:pPr>
      <w:r w:rsidRPr="004641B5">
        <w:rPr>
          <w:b/>
        </w:rPr>
        <w:t>Órdenes revisadas:</w:t>
      </w:r>
      <w:r>
        <w:t xml:space="preserve"> el técnico puede tener acceso a consultar sus órdenes reparadas, este filtro puede ser por fecha. Y el listado le mostrara todas las órdenes de trabajo reparadas por él en ese periodo de tiempo.</w:t>
      </w:r>
    </w:p>
    <w:p w:rsidR="00E75F3D" w:rsidRDefault="00E75F3D" w:rsidP="00E75F3D">
      <w:pPr>
        <w:pStyle w:val="Prrafodelista"/>
        <w:jc w:val="both"/>
      </w:pPr>
    </w:p>
    <w:p w:rsidR="00E75F3D" w:rsidRPr="004641B5" w:rsidRDefault="00E75F3D" w:rsidP="00E75F3D">
      <w:pPr>
        <w:pStyle w:val="Prrafodelista"/>
        <w:numPr>
          <w:ilvl w:val="0"/>
          <w:numId w:val="10"/>
        </w:numPr>
        <w:jc w:val="both"/>
      </w:pPr>
      <w:r w:rsidRPr="004641B5">
        <w:rPr>
          <w:b/>
        </w:rPr>
        <w:t>Consulta de Artículos:</w:t>
      </w:r>
      <w:r>
        <w:t xml:space="preserve"> tiene acceso a consulta de artículos por serie para verificar a que orden pertenecen</w:t>
      </w:r>
      <w:r w:rsidR="0015133A">
        <w:t>.</w:t>
      </w:r>
    </w:p>
    <w:p w:rsidR="00E75F3D" w:rsidRDefault="00E75F3D" w:rsidP="00E75F3D">
      <w:pPr>
        <w:jc w:val="both"/>
        <w:rPr>
          <w:rFonts w:asciiTheme="majorHAnsi" w:eastAsiaTheme="majorEastAsia" w:hAnsiTheme="majorHAnsi" w:cstheme="majorBidi"/>
          <w:b/>
          <w:bCs/>
          <w:color w:val="4F81BD" w:themeColor="accent1"/>
          <w:sz w:val="26"/>
          <w:szCs w:val="26"/>
        </w:rPr>
      </w:pPr>
      <w:r>
        <w:br w:type="page"/>
      </w:r>
    </w:p>
    <w:p w:rsidR="00E75F3D" w:rsidRDefault="00E75F3D" w:rsidP="00E75F3D">
      <w:pPr>
        <w:pStyle w:val="Ttulo2"/>
        <w:numPr>
          <w:ilvl w:val="3"/>
          <w:numId w:val="28"/>
        </w:numPr>
        <w:jc w:val="both"/>
      </w:pPr>
      <w:bookmarkStart w:id="61" w:name="_Toc246253218"/>
      <w:r>
        <w:lastRenderedPageBreak/>
        <w:t>Gerente.</w:t>
      </w:r>
      <w:bookmarkEnd w:id="61"/>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11"/>
        </w:numPr>
        <w:jc w:val="both"/>
      </w:pPr>
      <w:r w:rsidRPr="000D54AD">
        <w:rPr>
          <w:b/>
        </w:rPr>
        <w:t>Ordenes de trabajo:</w:t>
      </w:r>
      <w:r>
        <w:t xml:space="preserve"> debe tener acceso a crear modificar una orden de trabajo completa</w:t>
      </w:r>
    </w:p>
    <w:p w:rsidR="00E75F3D" w:rsidRDefault="00E75F3D" w:rsidP="00E75F3D">
      <w:pPr>
        <w:pStyle w:val="Prrafodelista"/>
        <w:jc w:val="both"/>
      </w:pPr>
    </w:p>
    <w:p w:rsidR="00E75F3D" w:rsidRDefault="00E75F3D" w:rsidP="00E75F3D">
      <w:pPr>
        <w:pStyle w:val="Prrafodelista"/>
        <w:numPr>
          <w:ilvl w:val="0"/>
          <w:numId w:val="11"/>
        </w:numPr>
        <w:jc w:val="both"/>
      </w:pPr>
      <w:r w:rsidRPr="000D54AD">
        <w:rPr>
          <w:b/>
        </w:rPr>
        <w:t>Mantenedores</w:t>
      </w:r>
      <w:r>
        <w:t xml:space="preserve"> de Clientes, Marcas, Técnicos, Especialidades, niveles, Categorías</w:t>
      </w:r>
    </w:p>
    <w:p w:rsidR="00E75F3D" w:rsidRDefault="00E75F3D" w:rsidP="00E75F3D">
      <w:pPr>
        <w:pStyle w:val="Prrafodelista"/>
        <w:jc w:val="both"/>
      </w:pPr>
    </w:p>
    <w:p w:rsidR="00E75F3D" w:rsidRPr="00E85DF6" w:rsidRDefault="00E75F3D" w:rsidP="00E75F3D">
      <w:pPr>
        <w:pStyle w:val="Prrafodelista"/>
        <w:numPr>
          <w:ilvl w:val="0"/>
          <w:numId w:val="11"/>
        </w:numPr>
        <w:jc w:val="both"/>
        <w:rPr>
          <w:b/>
        </w:rPr>
      </w:pPr>
      <w:r w:rsidRPr="000D54AD">
        <w:rPr>
          <w:b/>
        </w:rPr>
        <w:t xml:space="preserve">Listado de Usuarios Activos: </w:t>
      </w:r>
      <w:r w:rsidRPr="00401E99">
        <w:t>ver todo el usuario disponible activo e inactivo del sistema.</w:t>
      </w:r>
      <w:r>
        <w:t xml:space="preserve"> Acceso a modificarlos y cambiarles perfil.</w:t>
      </w:r>
    </w:p>
    <w:p w:rsidR="00E75F3D" w:rsidRPr="00E85DF6" w:rsidRDefault="00E75F3D" w:rsidP="00E75F3D">
      <w:pPr>
        <w:pStyle w:val="Prrafodelista"/>
        <w:jc w:val="both"/>
        <w:rPr>
          <w:b/>
        </w:rPr>
      </w:pPr>
    </w:p>
    <w:p w:rsidR="00E75F3D" w:rsidRDefault="00E75F3D" w:rsidP="00E75F3D">
      <w:pPr>
        <w:pStyle w:val="Prrafodelista"/>
        <w:numPr>
          <w:ilvl w:val="0"/>
          <w:numId w:val="11"/>
        </w:numPr>
        <w:jc w:val="both"/>
      </w:pPr>
      <w:r w:rsidRPr="000D54AD">
        <w:rPr>
          <w:b/>
        </w:rPr>
        <w:t xml:space="preserve">Asignación de trabajo: </w:t>
      </w:r>
      <w:r w:rsidRPr="00401E99">
        <w:t>todos los permisos</w:t>
      </w:r>
      <w:r>
        <w:t xml:space="preserve"> de asignación de trabajo a técnicos.</w:t>
      </w:r>
    </w:p>
    <w:p w:rsidR="00E75F3D" w:rsidRDefault="00E75F3D" w:rsidP="00E75F3D">
      <w:pPr>
        <w:pStyle w:val="Prrafodelista"/>
        <w:jc w:val="both"/>
      </w:pPr>
    </w:p>
    <w:p w:rsidR="00E75F3D" w:rsidRDefault="00E75F3D" w:rsidP="00E75F3D">
      <w:pPr>
        <w:pStyle w:val="Prrafodelista"/>
        <w:numPr>
          <w:ilvl w:val="0"/>
          <w:numId w:val="11"/>
        </w:numPr>
        <w:jc w:val="both"/>
      </w:pPr>
      <w:r w:rsidRPr="000D54AD">
        <w:rPr>
          <w:b/>
        </w:rPr>
        <w:t xml:space="preserve">Búsqueda de órdenes de trabajo: </w:t>
      </w:r>
      <w:r>
        <w:t>La búsqueda puede ser por estado, numero de orden, técnico. Fecha.</w:t>
      </w:r>
    </w:p>
    <w:p w:rsidR="00E75F3D" w:rsidRDefault="00E75F3D" w:rsidP="00E75F3D">
      <w:pPr>
        <w:pStyle w:val="Prrafodelista"/>
        <w:jc w:val="both"/>
      </w:pPr>
    </w:p>
    <w:p w:rsidR="00E75F3D" w:rsidRDefault="00E75F3D" w:rsidP="00E75F3D">
      <w:pPr>
        <w:pStyle w:val="Prrafodelista"/>
        <w:numPr>
          <w:ilvl w:val="0"/>
          <w:numId w:val="11"/>
        </w:numPr>
        <w:jc w:val="both"/>
        <w:rPr>
          <w:b/>
        </w:rPr>
      </w:pPr>
      <w:r w:rsidRPr="000D54AD">
        <w:rPr>
          <w:b/>
        </w:rPr>
        <w:t>Informe de órdenes:</w:t>
      </w:r>
      <w:r>
        <w:t xml:space="preserve"> debe permitir emitir informes detallados según filtro de órdenes se pueden clasificar por estado, fecha, técnico, pendientes, reparadas.</w:t>
      </w:r>
      <w:r w:rsidRPr="000D54AD">
        <w:rPr>
          <w:b/>
        </w:rPr>
        <w:t xml:space="preserve"> </w:t>
      </w:r>
    </w:p>
    <w:p w:rsidR="00E75F3D" w:rsidRPr="0015133A" w:rsidRDefault="00E75F3D" w:rsidP="00E75F3D">
      <w:pPr>
        <w:pStyle w:val="Ttulo2"/>
        <w:numPr>
          <w:ilvl w:val="3"/>
          <w:numId w:val="28"/>
        </w:numPr>
        <w:jc w:val="both"/>
      </w:pPr>
      <w:bookmarkStart w:id="62" w:name="_Toc246253219"/>
      <w:r>
        <w:t>Súper Usuario.</w:t>
      </w:r>
      <w:bookmarkEnd w:id="62"/>
    </w:p>
    <w:p w:rsidR="00E75F3D" w:rsidRPr="004B3BF0" w:rsidRDefault="00E75F3D" w:rsidP="00E75F3D">
      <w:pPr>
        <w:pStyle w:val="Prrafodelista"/>
        <w:numPr>
          <w:ilvl w:val="0"/>
          <w:numId w:val="32"/>
        </w:numPr>
        <w:jc w:val="both"/>
        <w:rPr>
          <w:b/>
        </w:rPr>
      </w:pPr>
      <w:r w:rsidRPr="004B3BF0">
        <w:rPr>
          <w:b/>
        </w:rPr>
        <w:t>Permisos:</w:t>
      </w:r>
      <w:r>
        <w:t xml:space="preserve"> Este usuario tendrá todos los permisos del sistema su misión será realizar la asignación automática de ordenes de trabajo, no se podrá modificar su estado, sus permisos o perfil.</w:t>
      </w:r>
    </w:p>
    <w:p w:rsidR="00E75F3D" w:rsidRDefault="00E75F3D" w:rsidP="00E75F3D">
      <w:pPr>
        <w:pStyle w:val="Ttulo2"/>
        <w:numPr>
          <w:ilvl w:val="2"/>
          <w:numId w:val="28"/>
        </w:numPr>
        <w:jc w:val="both"/>
      </w:pPr>
      <w:bookmarkStart w:id="63" w:name="_Toc246253220"/>
      <w:r>
        <w:t>Orden de Trabajo.</w:t>
      </w:r>
      <w:bookmarkEnd w:id="63"/>
    </w:p>
    <w:p w:rsidR="0015133A" w:rsidRDefault="0015133A" w:rsidP="0015133A">
      <w:pPr>
        <w:pStyle w:val="Prrafodelista"/>
        <w:numPr>
          <w:ilvl w:val="0"/>
          <w:numId w:val="14"/>
        </w:numPr>
        <w:jc w:val="both"/>
      </w:pPr>
      <w:r>
        <w:t>Debe permitir ingresar los datos del cliente, pero antes de ingresar los datos del cliente debe permitir mediante el rut verificar si el cliente ya se encuentra registrado en las bases de datos, si esto es verdadero debe mostrar los datos del cliente en pantalla permitiendo realizar la modificación de estos para el caso de que el cliente ya no tenga la misma dirección o teléfonos de contactos.</w:t>
      </w:r>
    </w:p>
    <w:p w:rsidR="0015133A" w:rsidRDefault="0015133A" w:rsidP="0015133A">
      <w:pPr>
        <w:pStyle w:val="Prrafodelista"/>
        <w:numPr>
          <w:ilvl w:val="0"/>
          <w:numId w:val="14"/>
        </w:numPr>
        <w:jc w:val="both"/>
      </w:pPr>
      <w:r>
        <w:t>Para el caso de que el cliente no estuviera registrado el usuario podrá seguir ingresando los datos del nuevo cliente, el formulario del cliente debe tener los siguientes  campos de ingreso</w:t>
      </w:r>
    </w:p>
    <w:p w:rsidR="0015133A" w:rsidRDefault="0015133A" w:rsidP="0015133A">
      <w:pPr>
        <w:pStyle w:val="Prrafodelista"/>
        <w:numPr>
          <w:ilvl w:val="0"/>
          <w:numId w:val="14"/>
        </w:numPr>
        <w:jc w:val="both"/>
      </w:pPr>
      <w:r>
        <w:t>Rut con digito verificador , Nombres, apellido Paterno, apellido Materno, Dirección( calle, comuna, ciudad, país, numero,), teléfono de contacto</w:t>
      </w:r>
      <w:del w:id="64" w:author="Usuario" w:date="2009-11-24T19:29:00Z">
        <w:r w:rsidDel="00095B06">
          <w:delText xml:space="preserve"> </w:delText>
        </w:r>
      </w:del>
      <w:r>
        <w:t>,</w:t>
      </w:r>
      <w:ins w:id="65" w:author="Usuario" w:date="2009-11-24T19:29:00Z">
        <w:r w:rsidR="00095B06">
          <w:t xml:space="preserve"> </w:t>
        </w:r>
      </w:ins>
      <w:r>
        <w:t>correo electrónico</w:t>
      </w:r>
      <w:ins w:id="66" w:author="Usuario" w:date="2009-11-24T19:29:00Z">
        <w:r w:rsidR="00095B06">
          <w:t>.</w:t>
        </w:r>
      </w:ins>
      <w:del w:id="67" w:author="Usuario" w:date="2009-11-24T19:29:00Z">
        <w:r w:rsidDel="00095B06">
          <w:delText>,</w:delText>
        </w:r>
      </w:del>
      <w:r>
        <w:t xml:space="preserve"> </w:t>
      </w:r>
    </w:p>
    <w:p w:rsidR="0015133A" w:rsidRDefault="0015133A" w:rsidP="0015133A">
      <w:pPr>
        <w:pStyle w:val="Prrafodelista"/>
        <w:numPr>
          <w:ilvl w:val="0"/>
          <w:numId w:val="14"/>
        </w:numPr>
        <w:jc w:val="both"/>
      </w:pPr>
      <w:r>
        <w:t xml:space="preserve">Una vez realizado el paso de ingreso de cliente se debe continuar con el ingreso del articulo para esto el articulo tendrá como palabra clave de búsqueda el modelo de este, si el modelo ya se encuentra registrado el sistema mostrara </w:t>
      </w:r>
      <w:r>
        <w:lastRenderedPageBreak/>
        <w:t>automáticamente los datos del articulo y el usuario solo deberá ingresar la serie de articulo ya que esta es el único dato que permite identificar el producto como único dentro de ese modelo.</w:t>
      </w:r>
    </w:p>
    <w:p w:rsidR="0015133A" w:rsidRDefault="0015133A" w:rsidP="0015133A">
      <w:pPr>
        <w:pStyle w:val="Prrafodelista"/>
        <w:numPr>
          <w:ilvl w:val="0"/>
          <w:numId w:val="14"/>
        </w:numPr>
        <w:jc w:val="both"/>
      </w:pPr>
      <w:r>
        <w:t>Si el modelo no existiera el usuario deberá crearlo con toda la información para esto el formulario debe contener los siguientes campos: Modelo, Serie, Marca, línea, Tipo de Articulo, Categoría</w:t>
      </w:r>
    </w:p>
    <w:p w:rsidR="0015133A" w:rsidRDefault="0015133A" w:rsidP="0015133A">
      <w:pPr>
        <w:pStyle w:val="Prrafodelista"/>
        <w:numPr>
          <w:ilvl w:val="0"/>
          <w:numId w:val="14"/>
        </w:numPr>
        <w:jc w:val="both"/>
      </w:pPr>
      <w:r>
        <w:t>Posteriormente se debe ingresar los datos propios de la orden de trabajo esto quiere decir, el motivo por el cual se ingresa el articulo defectuoso, para esta sección de la orden de trabajo debe llevar los siguientes campos, Detalle falla, fecha estimada de entrega, condiciones del artículo,  si es de tipo garantía o de tipo particular, si fuese garantía debe permitir ingresar el lugar donde lo compro, la fecha, el numero de boleta y póliza. Finalmente debe guardar la orden de trabajo completa la cual indicara un numero de registro y permitirá ser imprimida</w:t>
      </w:r>
    </w:p>
    <w:p w:rsidR="0015133A" w:rsidRDefault="0015133A" w:rsidP="0015133A">
      <w:pPr>
        <w:pStyle w:val="Prrafodelista"/>
        <w:numPr>
          <w:ilvl w:val="0"/>
          <w:numId w:val="14"/>
        </w:numPr>
        <w:jc w:val="both"/>
      </w:pPr>
      <w:r>
        <w:t>Esta orden de trabajo desde que ingresa al sistema quedara en un estado “Ingresado” y comenzara su flujo normal.</w:t>
      </w:r>
    </w:p>
    <w:p w:rsidR="0015133A" w:rsidRDefault="0015133A" w:rsidP="0015133A">
      <w:pPr>
        <w:pStyle w:val="Prrafodelista"/>
        <w:numPr>
          <w:ilvl w:val="0"/>
          <w:numId w:val="14"/>
        </w:numPr>
        <w:jc w:val="both"/>
      </w:pPr>
      <w:r>
        <w:t xml:space="preserve"> El flujo de la orden de trabajo será la siguiente: el primer estado que tendrá la orden de trabajo será ingresado,  estas órdenes de trabajo deberán  verse reflejadas en el perfil de administrativo quien es el encargado de verificar el ingreso de estas órdenes  y asignar el trabajo a los técnicos.</w:t>
      </w:r>
    </w:p>
    <w:p w:rsidR="0015133A" w:rsidRDefault="0015133A" w:rsidP="0015133A">
      <w:pPr>
        <w:pStyle w:val="Prrafodelista"/>
        <w:numPr>
          <w:ilvl w:val="0"/>
          <w:numId w:val="14"/>
        </w:numPr>
        <w:jc w:val="both"/>
      </w:pPr>
      <w:r>
        <w:t xml:space="preserve">El Perfil administrativo, vera este listado que debe llamarse “Ordenes Ingresadas” y realizara la asignación de trabajo manualmente a los técnicos disponibles. </w:t>
      </w:r>
    </w:p>
    <w:p w:rsidR="0015133A" w:rsidRDefault="0015133A" w:rsidP="0015133A">
      <w:pPr>
        <w:pStyle w:val="Prrafodelista"/>
        <w:numPr>
          <w:ilvl w:val="0"/>
          <w:numId w:val="14"/>
        </w:numPr>
        <w:jc w:val="both"/>
      </w:pPr>
      <w:r>
        <w:t>El administrativo podrá ver todos los técnicos que no excedan su carga de trabajo. Y sean apropiados según especialidad para asignar ese trabajo.</w:t>
      </w:r>
    </w:p>
    <w:p w:rsidR="0015133A" w:rsidRDefault="0015133A" w:rsidP="0015133A">
      <w:pPr>
        <w:pStyle w:val="Prrafodelista"/>
        <w:numPr>
          <w:ilvl w:val="0"/>
          <w:numId w:val="14"/>
        </w:numPr>
        <w:jc w:val="both"/>
      </w:pPr>
      <w:r>
        <w:t>También debe existir la opción que el proceso de asignación se realice automáticamente.</w:t>
      </w:r>
    </w:p>
    <w:p w:rsidR="0015133A" w:rsidRDefault="0015133A" w:rsidP="0015133A">
      <w:pPr>
        <w:pStyle w:val="Prrafodelista"/>
        <w:numPr>
          <w:ilvl w:val="0"/>
          <w:numId w:val="14"/>
        </w:numPr>
        <w:jc w:val="both"/>
      </w:pPr>
      <w:r>
        <w:t xml:space="preserve">Una vez que el administrativo realice la asignación de trabajo a los técnicos estos verán reflejadas todas las órdenes de trabajo asignadas para su revisión. </w:t>
      </w:r>
    </w:p>
    <w:p w:rsidR="0015133A" w:rsidRDefault="0015133A" w:rsidP="0015133A">
      <w:pPr>
        <w:pStyle w:val="Prrafodelista"/>
        <w:numPr>
          <w:ilvl w:val="0"/>
          <w:numId w:val="14"/>
        </w:numPr>
        <w:jc w:val="both"/>
      </w:pPr>
      <w:r>
        <w:t xml:space="preserve">En el  perfil de técnico deben figurar las órdenes de trabajo asignadas para revisión, en un listado que diga “ordenes de trabajo asignadas”. </w:t>
      </w:r>
    </w:p>
    <w:p w:rsidR="0015133A" w:rsidRDefault="0015133A" w:rsidP="0015133A">
      <w:pPr>
        <w:pStyle w:val="Prrafodelista"/>
        <w:numPr>
          <w:ilvl w:val="0"/>
          <w:numId w:val="6"/>
        </w:numPr>
        <w:jc w:val="both"/>
      </w:pPr>
      <w:r>
        <w:t>Los técnicos una vez revisado el articulo proceden a ingresar el diagnostico al sistema aquí es donde hay varios caminos posibles entre ellos están. El artículo es “reparado” sin problemas.</w:t>
      </w:r>
    </w:p>
    <w:p w:rsidR="0015133A" w:rsidRDefault="0015133A" w:rsidP="0015133A">
      <w:pPr>
        <w:pStyle w:val="Prrafodelista"/>
        <w:numPr>
          <w:ilvl w:val="0"/>
          <w:numId w:val="6"/>
        </w:numPr>
        <w:jc w:val="both"/>
      </w:pPr>
      <w:r>
        <w:t>El articulo quedara “pendiente” ya sea a la espera de algún repuesto o por información técnica.</w:t>
      </w:r>
    </w:p>
    <w:p w:rsidR="0015133A" w:rsidRDefault="0015133A" w:rsidP="0015133A">
      <w:pPr>
        <w:pStyle w:val="Prrafodelista"/>
        <w:numPr>
          <w:ilvl w:val="0"/>
          <w:numId w:val="6"/>
        </w:numPr>
        <w:jc w:val="both"/>
      </w:pPr>
      <w:r>
        <w:t>El artículo queda “sin garantía” por estar en condiciones que no cubre la garantía.</w:t>
      </w:r>
    </w:p>
    <w:p w:rsidR="0015133A" w:rsidRDefault="0015133A" w:rsidP="0015133A">
      <w:pPr>
        <w:pStyle w:val="Prrafodelista"/>
        <w:numPr>
          <w:ilvl w:val="0"/>
          <w:numId w:val="6"/>
        </w:numPr>
        <w:jc w:val="both"/>
      </w:pPr>
      <w:r>
        <w:t>El articulo queda “sin reparación”  ya que la reparación supera el valor del articulo o sus repuestos se encuentran descontinuados.</w:t>
      </w:r>
    </w:p>
    <w:p w:rsidR="0015133A" w:rsidRDefault="0015133A" w:rsidP="0015133A">
      <w:pPr>
        <w:pStyle w:val="Prrafodelista"/>
        <w:numPr>
          <w:ilvl w:val="0"/>
          <w:numId w:val="6"/>
        </w:numPr>
        <w:jc w:val="both"/>
      </w:pPr>
      <w:r>
        <w:lastRenderedPageBreak/>
        <w:t xml:space="preserve">El artículo quedara como “presupuesto listo”, esto quiere decir a la espera que el cliente acepte reparar su artículo o simplemente lo retire. </w:t>
      </w:r>
    </w:p>
    <w:p w:rsidR="0015133A" w:rsidRDefault="0015133A" w:rsidP="0015133A">
      <w:pPr>
        <w:pStyle w:val="Prrafodelista"/>
        <w:numPr>
          <w:ilvl w:val="0"/>
          <w:numId w:val="14"/>
        </w:numPr>
        <w:jc w:val="both"/>
      </w:pPr>
      <w:r>
        <w:t>Los artículos pasaran a cualquiera de estos estados y será visualizados por el administrativo quien determinara la siguiente acción a realizar si existen articulo pendientes estos deben aparecer en un listado aparte para el Administrativo quien vera los motivos por el cual esos artículos se encuentran pendientes así le dará una pronta solución, si el motivo es por falta de repuestos el los solicitara a la marca en caso de garantías o comprara en caso de presupuesto, una vez completado el procesos de solicitud y respuesta por parte de la marca , llegando el repuesto al servicio se reasigna nuevamente al mismo técnico que diagnostico el articulo para que proceda a reparar y pueda llegar al estado reparado y este listo para ser entregado al cliente.</w:t>
      </w:r>
    </w:p>
    <w:p w:rsidR="0015133A" w:rsidRDefault="0015133A" w:rsidP="0015133A">
      <w:pPr>
        <w:pStyle w:val="Prrafodelista"/>
        <w:numPr>
          <w:ilvl w:val="0"/>
          <w:numId w:val="14"/>
        </w:numPr>
        <w:jc w:val="both"/>
      </w:pPr>
      <w:r>
        <w:t xml:space="preserve">Para los casos de sin garantía, sin </w:t>
      </w:r>
      <w:r w:rsidRPr="00337123">
        <w:t>reparación</w:t>
      </w:r>
      <w:r>
        <w:t>,  o reparados se le debe informar al cliente que su artículo se encuentra listo para  retiro.</w:t>
      </w:r>
    </w:p>
    <w:p w:rsidR="0015133A" w:rsidRDefault="0015133A" w:rsidP="0015133A">
      <w:pPr>
        <w:pStyle w:val="Ttulo2"/>
        <w:numPr>
          <w:ilvl w:val="2"/>
          <w:numId w:val="28"/>
        </w:numPr>
      </w:pPr>
      <w:bookmarkStart w:id="68" w:name="_Toc246253221"/>
      <w:r>
        <w:t>Asignación Automática.</w:t>
      </w:r>
      <w:bookmarkEnd w:id="68"/>
    </w:p>
    <w:p w:rsidR="00245D81" w:rsidRDefault="0015133A" w:rsidP="00245D81">
      <w:pPr>
        <w:pStyle w:val="Prrafodelista"/>
        <w:numPr>
          <w:ilvl w:val="0"/>
          <w:numId w:val="37"/>
        </w:numPr>
        <w:jc w:val="both"/>
      </w:pPr>
      <w:r>
        <w:t>El administrativo debe tener la opción de asignar  automáticamente el trabajo a los técnicos</w:t>
      </w:r>
      <w:r w:rsidR="00245D81">
        <w:t xml:space="preserve">. </w:t>
      </w:r>
    </w:p>
    <w:p w:rsidR="0015133A" w:rsidRPr="0015133A" w:rsidRDefault="00245D81" w:rsidP="00245D81">
      <w:pPr>
        <w:pStyle w:val="Prrafodelista"/>
        <w:numPr>
          <w:ilvl w:val="0"/>
          <w:numId w:val="37"/>
        </w:numPr>
        <w:jc w:val="both"/>
      </w:pPr>
      <w:r>
        <w:t>P</w:t>
      </w:r>
      <w:r w:rsidR="0015133A">
        <w:t xml:space="preserve">ara esto los criterios de asignación deben ser el técnico que tenga menos carga de trabajo el valor para determinar la carga que se considera máxima se debe configurar en el sistema. Otro criterio de asignación es para el técnico que tenga menos ordenes en estado de revisión el valor que se considera máximo también debe ser configurable y por último las ordenes que queden pendientes serán </w:t>
      </w:r>
      <w:r>
        <w:t>asignadas al técnico con mejor nivel.</w:t>
      </w:r>
    </w:p>
    <w:p w:rsidR="0015133A" w:rsidRPr="0015133A" w:rsidRDefault="0015133A" w:rsidP="0015133A">
      <w:pPr>
        <w:pStyle w:val="Ttulo2"/>
        <w:numPr>
          <w:ilvl w:val="2"/>
          <w:numId w:val="28"/>
        </w:numPr>
      </w:pPr>
      <w:bookmarkStart w:id="69" w:name="_Toc246253222"/>
      <w:r>
        <w:t>Asignación Manual</w:t>
      </w:r>
      <w:r w:rsidR="00337123">
        <w:t>.</w:t>
      </w:r>
      <w:bookmarkEnd w:id="69"/>
    </w:p>
    <w:p w:rsidR="0015133A" w:rsidRPr="0015133A" w:rsidRDefault="00337123" w:rsidP="00337123">
      <w:pPr>
        <w:pStyle w:val="Prrafodelista"/>
        <w:numPr>
          <w:ilvl w:val="0"/>
          <w:numId w:val="39"/>
        </w:numPr>
        <w:jc w:val="both"/>
      </w:pPr>
      <w:r>
        <w:t>El administrativo debe tener la opción de asignar manualmente en caso de eventualidades como la ausencia de un técnico o una revisión urgente que necesariamente debe ser reasignada.</w:t>
      </w:r>
    </w:p>
    <w:p w:rsidR="003E0D5F" w:rsidRPr="001A5B1B" w:rsidRDefault="003E0D5F" w:rsidP="004B3BF0">
      <w:pPr>
        <w:jc w:val="both"/>
      </w:pPr>
    </w:p>
    <w:p w:rsidR="00290792" w:rsidRPr="003E0D5F" w:rsidRDefault="00290792" w:rsidP="004B3BF0">
      <w:pPr>
        <w:jc w:val="both"/>
        <w:rPr>
          <w:b/>
        </w:rPr>
      </w:pPr>
    </w:p>
    <w:p w:rsidR="00D9269C" w:rsidRDefault="00D9269C" w:rsidP="00E75F3D">
      <w:pPr>
        <w:pStyle w:val="Ttulo2"/>
        <w:numPr>
          <w:ilvl w:val="0"/>
          <w:numId w:val="28"/>
        </w:numPr>
        <w:jc w:val="both"/>
      </w:pPr>
      <w:bookmarkStart w:id="70" w:name="_Toc246253223"/>
      <w:r>
        <w:lastRenderedPageBreak/>
        <w:t>Pantallas.</w:t>
      </w:r>
      <w:bookmarkEnd w:id="70"/>
    </w:p>
    <w:p w:rsidR="00D9269C" w:rsidRDefault="00D9269C" w:rsidP="00E75F3D">
      <w:pPr>
        <w:pStyle w:val="Ttulo2"/>
        <w:numPr>
          <w:ilvl w:val="1"/>
          <w:numId w:val="28"/>
        </w:numPr>
        <w:jc w:val="both"/>
      </w:pPr>
      <w:bookmarkStart w:id="71" w:name="_Toc246253224"/>
      <w:r>
        <w:t>Pantalla inicio.</w:t>
      </w:r>
      <w:bookmarkEnd w:id="71"/>
    </w:p>
    <w:p w:rsidR="00D16F14" w:rsidRPr="00D16F14" w:rsidRDefault="00D16F14" w:rsidP="004B3BF0">
      <w:pPr>
        <w:jc w:val="both"/>
      </w:pPr>
      <w:r w:rsidRPr="00D16F14">
        <w:rPr>
          <w:noProof/>
          <w:lang w:eastAsia="es-CL"/>
        </w:rPr>
        <w:drawing>
          <wp:inline distT="0" distB="0" distL="0" distR="0">
            <wp:extent cx="5972175" cy="4514850"/>
            <wp:effectExtent l="19050" t="0" r="9525" b="0"/>
            <wp:docPr id="10" name="2 Imagen" descr="inicio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Sesion.PNG"/>
                    <pic:cNvPicPr/>
                  </pic:nvPicPr>
                  <pic:blipFill>
                    <a:blip r:embed="rId10" cstate="print"/>
                    <a:stretch>
                      <a:fillRect/>
                    </a:stretch>
                  </pic:blipFill>
                  <pic:spPr>
                    <a:xfrm>
                      <a:off x="0" y="0"/>
                      <a:ext cx="5972175" cy="4514850"/>
                    </a:xfrm>
                    <a:prstGeom prst="rect">
                      <a:avLst/>
                    </a:prstGeom>
                  </pic:spPr>
                </pic:pic>
              </a:graphicData>
            </a:graphic>
          </wp:inline>
        </w:drawing>
      </w:r>
    </w:p>
    <w:p w:rsidR="00D9269C" w:rsidRDefault="00D9269C" w:rsidP="00E75F3D">
      <w:pPr>
        <w:pStyle w:val="Ttulo2"/>
        <w:numPr>
          <w:ilvl w:val="1"/>
          <w:numId w:val="28"/>
        </w:numPr>
        <w:jc w:val="both"/>
      </w:pPr>
      <w:bookmarkStart w:id="72" w:name="_Toc246253225"/>
      <w:r>
        <w:lastRenderedPageBreak/>
        <w:t>Pantalla orden de trabajo.</w:t>
      </w:r>
      <w:bookmarkEnd w:id="72"/>
    </w:p>
    <w:p w:rsidR="00D16F14" w:rsidRPr="00D16F14" w:rsidRDefault="00D16F14" w:rsidP="004B3BF0">
      <w:pPr>
        <w:jc w:val="both"/>
      </w:pPr>
      <w:r w:rsidRPr="00D16F14">
        <w:rPr>
          <w:noProof/>
          <w:lang w:eastAsia="es-CL"/>
        </w:rPr>
        <w:drawing>
          <wp:inline distT="0" distB="0" distL="0" distR="0">
            <wp:extent cx="5972175" cy="4268470"/>
            <wp:effectExtent l="19050" t="0" r="9525" b="0"/>
            <wp:docPr id="11" name="3 Imagen" descr="otIngres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Ingresada.PNG"/>
                    <pic:cNvPicPr/>
                  </pic:nvPicPr>
                  <pic:blipFill>
                    <a:blip r:embed="rId11" cstate="print"/>
                    <a:stretch>
                      <a:fillRect/>
                    </a:stretch>
                  </pic:blipFill>
                  <pic:spPr>
                    <a:xfrm>
                      <a:off x="0" y="0"/>
                      <a:ext cx="5972175" cy="4268470"/>
                    </a:xfrm>
                    <a:prstGeom prst="rect">
                      <a:avLst/>
                    </a:prstGeom>
                  </pic:spPr>
                </pic:pic>
              </a:graphicData>
            </a:graphic>
          </wp:inline>
        </w:drawing>
      </w:r>
    </w:p>
    <w:p w:rsidR="00D9269C" w:rsidRDefault="00D9269C" w:rsidP="00E75F3D">
      <w:pPr>
        <w:pStyle w:val="Ttulo2"/>
        <w:numPr>
          <w:ilvl w:val="1"/>
          <w:numId w:val="28"/>
        </w:numPr>
        <w:jc w:val="both"/>
      </w:pPr>
      <w:bookmarkStart w:id="73" w:name="_Toc246253226"/>
      <w:r>
        <w:lastRenderedPageBreak/>
        <w:t>Pantalla Listados.</w:t>
      </w:r>
      <w:bookmarkEnd w:id="73"/>
    </w:p>
    <w:p w:rsidR="00D16F14" w:rsidRPr="00D16F14" w:rsidRDefault="00D16F14" w:rsidP="004B3BF0">
      <w:pPr>
        <w:jc w:val="both"/>
      </w:pPr>
      <w:r w:rsidRPr="00D16F14">
        <w:rPr>
          <w:noProof/>
          <w:lang w:eastAsia="es-CL"/>
        </w:rPr>
        <w:drawing>
          <wp:inline distT="0" distB="0" distL="0" distR="0">
            <wp:extent cx="5972175" cy="4514850"/>
            <wp:effectExtent l="19050" t="0" r="9525" b="0"/>
            <wp:docPr id="12" name="4 Imagen" descr="lista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Cliente.PNG"/>
                    <pic:cNvPicPr/>
                  </pic:nvPicPr>
                  <pic:blipFill>
                    <a:blip r:embed="rId12" cstate="print"/>
                    <a:stretch>
                      <a:fillRect/>
                    </a:stretch>
                  </pic:blipFill>
                  <pic:spPr>
                    <a:xfrm>
                      <a:off x="0" y="0"/>
                      <a:ext cx="5972175" cy="4514850"/>
                    </a:xfrm>
                    <a:prstGeom prst="rect">
                      <a:avLst/>
                    </a:prstGeom>
                  </pic:spPr>
                </pic:pic>
              </a:graphicData>
            </a:graphic>
          </wp:inline>
        </w:drawing>
      </w:r>
    </w:p>
    <w:p w:rsidR="00D9269C" w:rsidRDefault="00D9269C" w:rsidP="00E75F3D">
      <w:pPr>
        <w:pStyle w:val="Ttulo2"/>
        <w:numPr>
          <w:ilvl w:val="0"/>
          <w:numId w:val="28"/>
        </w:numPr>
        <w:jc w:val="both"/>
      </w:pPr>
      <w:bookmarkStart w:id="74" w:name="_Toc246253227"/>
      <w:r>
        <w:lastRenderedPageBreak/>
        <w:t>Diagrama Entidad Relación.</w:t>
      </w:r>
      <w:bookmarkEnd w:id="74"/>
    </w:p>
    <w:p w:rsidR="00D16F14" w:rsidRPr="00D16F14" w:rsidRDefault="00140BA6" w:rsidP="004B3BF0">
      <w:pPr>
        <w:jc w:val="both"/>
      </w:pPr>
      <w:r>
        <w:rPr>
          <w:noProof/>
          <w:lang w:eastAsia="es-CL"/>
        </w:rPr>
        <w:drawing>
          <wp:inline distT="0" distB="0" distL="0" distR="0">
            <wp:extent cx="5972175" cy="6867525"/>
            <wp:effectExtent l="19050" t="0" r="9525" b="0"/>
            <wp:docPr id="6" name="5 Imagen" descr="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jpg"/>
                    <pic:cNvPicPr/>
                  </pic:nvPicPr>
                  <pic:blipFill>
                    <a:blip r:embed="rId13" cstate="print"/>
                    <a:stretch>
                      <a:fillRect/>
                    </a:stretch>
                  </pic:blipFill>
                  <pic:spPr>
                    <a:xfrm>
                      <a:off x="0" y="0"/>
                      <a:ext cx="5972175" cy="6867525"/>
                    </a:xfrm>
                    <a:prstGeom prst="rect">
                      <a:avLst/>
                    </a:prstGeom>
                  </pic:spPr>
                </pic:pic>
              </a:graphicData>
            </a:graphic>
          </wp:inline>
        </w:drawing>
      </w: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880975" w:rsidRDefault="00880975" w:rsidP="00E75F3D">
      <w:pPr>
        <w:pStyle w:val="Ttulo2"/>
        <w:numPr>
          <w:ilvl w:val="0"/>
          <w:numId w:val="28"/>
        </w:numPr>
        <w:jc w:val="both"/>
      </w:pPr>
      <w:bookmarkStart w:id="75" w:name="_Toc246253228"/>
      <w:r>
        <w:lastRenderedPageBreak/>
        <w:t>Diagrama de Contexto.</w:t>
      </w:r>
      <w:bookmarkEnd w:id="75"/>
    </w:p>
    <w:p w:rsidR="008E579F" w:rsidRPr="008E579F" w:rsidRDefault="008E579F" w:rsidP="004B3BF0">
      <w:pPr>
        <w:jc w:val="both"/>
      </w:pPr>
    </w:p>
    <w:p w:rsidR="00880975" w:rsidRDefault="008E579F" w:rsidP="004B3BF0">
      <w:pPr>
        <w:jc w:val="both"/>
        <w:rPr>
          <w:rFonts w:asciiTheme="majorHAnsi" w:eastAsiaTheme="majorEastAsia" w:hAnsiTheme="majorHAnsi" w:cstheme="majorBidi"/>
          <w:color w:val="4F81BD" w:themeColor="accent1"/>
          <w:sz w:val="26"/>
          <w:szCs w:val="26"/>
        </w:rPr>
      </w:pPr>
      <w:r>
        <w:rPr>
          <w:rFonts w:asciiTheme="majorHAnsi" w:eastAsiaTheme="majorEastAsia" w:hAnsiTheme="majorHAnsi" w:cstheme="majorBidi"/>
          <w:noProof/>
          <w:color w:val="4F81BD" w:themeColor="accent1"/>
          <w:sz w:val="26"/>
          <w:szCs w:val="26"/>
          <w:lang w:eastAsia="es-CL"/>
        </w:rPr>
        <w:drawing>
          <wp:inline distT="0" distB="0" distL="0" distR="0">
            <wp:extent cx="5972175" cy="4280535"/>
            <wp:effectExtent l="19050" t="0" r="9525" b="0"/>
            <wp:docPr id="372" name="371 Imagen" descr="diagram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s.jpg"/>
                    <pic:cNvPicPr/>
                  </pic:nvPicPr>
                  <pic:blipFill>
                    <a:blip r:embed="rId14" cstate="print"/>
                    <a:stretch>
                      <a:fillRect/>
                    </a:stretch>
                  </pic:blipFill>
                  <pic:spPr>
                    <a:xfrm>
                      <a:off x="0" y="0"/>
                      <a:ext cx="5972175" cy="4280535"/>
                    </a:xfrm>
                    <a:prstGeom prst="rect">
                      <a:avLst/>
                    </a:prstGeom>
                  </pic:spPr>
                </pic:pic>
              </a:graphicData>
            </a:graphic>
          </wp:inline>
        </w:drawing>
      </w:r>
    </w:p>
    <w:p w:rsidR="00880975" w:rsidRDefault="00880975" w:rsidP="00E75F3D">
      <w:pPr>
        <w:pStyle w:val="Ttulo2"/>
        <w:numPr>
          <w:ilvl w:val="0"/>
          <w:numId w:val="28"/>
        </w:numPr>
        <w:jc w:val="both"/>
      </w:pPr>
      <w:bookmarkStart w:id="76" w:name="_Toc246253229"/>
      <w:r>
        <w:lastRenderedPageBreak/>
        <w:t>Diagrama nivel 1.</w:t>
      </w:r>
      <w:bookmarkEnd w:id="76"/>
    </w:p>
    <w:p w:rsidR="00880975" w:rsidRPr="00880975" w:rsidRDefault="00880975" w:rsidP="004B3BF0">
      <w:pPr>
        <w:jc w:val="both"/>
      </w:pPr>
      <w:r>
        <w:rPr>
          <w:noProof/>
          <w:lang w:eastAsia="es-CL"/>
        </w:rPr>
        <w:drawing>
          <wp:inline distT="0" distB="0" distL="0" distR="0">
            <wp:extent cx="6296025" cy="5810250"/>
            <wp:effectExtent l="19050" t="0" r="9525" b="0"/>
            <wp:docPr id="371" name="370 Imagen" descr="diagram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2.jpg"/>
                    <pic:cNvPicPr/>
                  </pic:nvPicPr>
                  <pic:blipFill>
                    <a:blip r:embed="rId15" cstate="print"/>
                    <a:stretch>
                      <a:fillRect/>
                    </a:stretch>
                  </pic:blipFill>
                  <pic:spPr>
                    <a:xfrm>
                      <a:off x="0" y="0"/>
                      <a:ext cx="6297114" cy="5811255"/>
                    </a:xfrm>
                    <a:prstGeom prst="rect">
                      <a:avLst/>
                    </a:prstGeom>
                  </pic:spPr>
                </pic:pic>
              </a:graphicData>
            </a:graphic>
          </wp:inline>
        </w:drawing>
      </w:r>
    </w:p>
    <w:p w:rsidR="00880975" w:rsidRDefault="00880975" w:rsidP="004B3BF0">
      <w:pPr>
        <w:jc w:val="both"/>
        <w:rPr>
          <w:rFonts w:asciiTheme="majorHAnsi" w:eastAsiaTheme="majorEastAsia" w:hAnsiTheme="majorHAnsi" w:cstheme="majorBidi"/>
          <w:b/>
          <w:bCs/>
          <w:color w:val="4F81BD" w:themeColor="accent1"/>
          <w:sz w:val="26"/>
          <w:szCs w:val="26"/>
        </w:rPr>
      </w:pPr>
      <w:r>
        <w:br w:type="page"/>
      </w:r>
    </w:p>
    <w:p w:rsidR="00D16F14" w:rsidRPr="00D16F14" w:rsidRDefault="00D9269C" w:rsidP="00E75F3D">
      <w:pPr>
        <w:pStyle w:val="Ttulo2"/>
        <w:numPr>
          <w:ilvl w:val="0"/>
          <w:numId w:val="28"/>
        </w:numPr>
        <w:jc w:val="both"/>
      </w:pPr>
      <w:bookmarkStart w:id="77" w:name="_Toc246253230"/>
      <w:r>
        <w:lastRenderedPageBreak/>
        <w:t>Diccionario de Datos.</w:t>
      </w:r>
      <w:bookmarkEnd w:id="77"/>
    </w:p>
    <w:p w:rsidR="00D9269C" w:rsidRDefault="00D9269C" w:rsidP="00E75F3D">
      <w:pPr>
        <w:pStyle w:val="Ttulo2"/>
        <w:numPr>
          <w:ilvl w:val="1"/>
          <w:numId w:val="28"/>
        </w:numPr>
        <w:jc w:val="both"/>
      </w:pPr>
      <w:bookmarkStart w:id="78" w:name="_Toc246253231"/>
      <w:r>
        <w:t>Detalles tablas.</w:t>
      </w:r>
      <w:bookmarkEnd w:id="78"/>
    </w:p>
    <w:p w:rsidR="00674ABB" w:rsidRPr="00674ABB" w:rsidRDefault="00674ABB" w:rsidP="004B3BF0">
      <w:pPr>
        <w:jc w:val="both"/>
        <w:rPr>
          <w:u w:val="single"/>
        </w:rPr>
      </w:pPr>
    </w:p>
    <w:p w:rsidR="00674ABB" w:rsidRDefault="00674ABB" w:rsidP="00E75F3D">
      <w:pPr>
        <w:pStyle w:val="Prrafodelista"/>
        <w:numPr>
          <w:ilvl w:val="2"/>
          <w:numId w:val="28"/>
        </w:numPr>
        <w:jc w:val="both"/>
      </w:pPr>
      <w:r>
        <w:t>Comuna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hyperlink w:anchor="eDivK8SGAqAAZAS0" w:history="1">
              <w:r>
                <w:t>Comuna</w:t>
              </w:r>
            </w:hyperlink>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Comuna</w:t>
            </w:r>
            <w:r w:rsidRPr="00636DDC">
              <w:rPr>
                <w:rFonts w:ascii="Calibri" w:eastAsia="Times New Roman" w:hAnsi="Calibri" w:cs="Calibri"/>
                <w:color w:val="000000"/>
                <w:sz w:val="22"/>
                <w:lang w:eastAsia="es-CL"/>
              </w:rPr>
              <w:t> </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comunas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sidR="00E9112B">
              <w:rPr>
                <w:rFonts w:ascii="Calibri" w:eastAsia="Times New Roman" w:hAnsi="Calibri" w:cs="Calibri"/>
                <w:color w:val="000000"/>
                <w:sz w:val="22"/>
                <w:lang w:eastAsia="es-CL"/>
              </w:rPr>
              <w:t>Código</w:t>
            </w:r>
            <w:r>
              <w:rPr>
                <w:rFonts w:ascii="Calibri" w:eastAsia="Times New Roman" w:hAnsi="Calibri" w:cs="Calibri"/>
                <w:color w:val="000000"/>
                <w:sz w:val="22"/>
                <w:lang w:eastAsia="es-CL"/>
              </w:rPr>
              <w:t xml:space="preserve"> comuna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IdProvincia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sidR="00E9112B">
              <w:rPr>
                <w:rFonts w:ascii="Calibri" w:eastAsia="Times New Roman" w:hAnsi="Calibri" w:cs="Calibri"/>
                <w:color w:val="000000"/>
                <w:sz w:val="22"/>
                <w:lang w:eastAsia="es-CL"/>
              </w:rPr>
              <w:t>Código</w:t>
            </w:r>
            <w:r>
              <w:rPr>
                <w:rFonts w:ascii="Calibri" w:eastAsia="Times New Roman" w:hAnsi="Calibri" w:cs="Calibri"/>
                <w:color w:val="000000"/>
                <w:sz w:val="22"/>
                <w:lang w:eastAsia="es-CL"/>
              </w:rPr>
              <w:t xml:space="preserve"> provincia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Provincia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Nombre de comuna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Provincia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t>Provincia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Provincia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provincias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34F0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provincia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IdRegion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34F0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de </w:t>
            </w:r>
            <w:r w:rsidR="00834F06">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Región</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834F0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w:t>
            </w:r>
            <w:r w:rsidR="00834F06">
              <w:rPr>
                <w:rFonts w:ascii="Calibri" w:eastAsia="Times New Roman" w:hAnsi="Calibri" w:cs="Calibri"/>
                <w:color w:val="000000"/>
                <w:sz w:val="22"/>
                <w:lang w:eastAsia="es-CL"/>
              </w:rPr>
              <w:t>Región</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regiones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E9112B">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Dirección</w:t>
      </w:r>
    </w:p>
    <w:tbl>
      <w:tblPr>
        <w:tblW w:w="9490" w:type="dxa"/>
        <w:tblInd w:w="55" w:type="dxa"/>
        <w:tblCellMar>
          <w:left w:w="70" w:type="dxa"/>
          <w:right w:w="70" w:type="dxa"/>
        </w:tblCellMar>
        <w:tblLook w:val="04A0"/>
      </w:tblPr>
      <w:tblGrid>
        <w:gridCol w:w="1775"/>
        <w:gridCol w:w="1988"/>
        <w:gridCol w:w="912"/>
        <w:gridCol w:w="61"/>
        <w:gridCol w:w="752"/>
        <w:gridCol w:w="723"/>
        <w:gridCol w:w="723"/>
        <w:gridCol w:w="1094"/>
        <w:gridCol w:w="106"/>
        <w:gridCol w:w="1356"/>
      </w:tblGrid>
      <w:tr w:rsidR="00674ABB" w:rsidRPr="00636DDC" w:rsidTr="00E9112B">
        <w:trPr>
          <w:trHeight w:val="304"/>
        </w:trPr>
        <w:tc>
          <w:tcPr>
            <w:tcW w:w="1779"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c>
          <w:tcPr>
            <w:tcW w:w="1993"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5"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2"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9"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772"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2"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9"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01"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Dirección</w:t>
            </w:r>
          </w:p>
        </w:tc>
        <w:tc>
          <w:tcPr>
            <w:tcW w:w="3989"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6949"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direcciones de los clientes comerciales y particulares</w:t>
            </w:r>
            <w:r w:rsidRPr="00636DDC">
              <w:rPr>
                <w:rFonts w:ascii="Calibri" w:eastAsia="Times New Roman" w:hAnsi="Calibri" w:cs="Calibri"/>
                <w:color w:val="000000"/>
                <w:sz w:val="22"/>
                <w:lang w:eastAsia="es-CL"/>
              </w:rPr>
              <w:t> </w:t>
            </w:r>
          </w:p>
        </w:tc>
        <w:tc>
          <w:tcPr>
            <w:tcW w:w="1076"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465" w:type="dxa"/>
            <w:gridSpan w:val="2"/>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7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46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dirección</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46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Provincia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provincia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Provincia</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Comuna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comuna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Comuna</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Calle</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calle</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250</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Numero</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Numero casa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TipoDireccion</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Tipo de dirección </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TipoDireccion</w:t>
            </w: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Usuario</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Usuario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usuarios del sistema</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usuario sistema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Password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Contraseña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PerfilUsuario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de perfil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TipoPerfil</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Nombres</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ApellidoPaterno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paterno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ApellidoMaterno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materno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Email</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Correo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Teléfono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Teléfono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Activo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Estado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boolean</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Tipo</w:t>
      </w:r>
      <w:r w:rsidR="00E9112B">
        <w:t xml:space="preserve"> </w:t>
      </w:r>
      <w:r>
        <w:t>Dirección</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de Dirección</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TipoDireccion</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dirección posibles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IdTipoDireccion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tipo 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tipo de 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Precio Garantía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 de Garantía</w:t>
            </w: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PrecioGarantia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precios correspondientes por garantía de </w:t>
            </w:r>
            <w:r w:rsidR="00E9112B">
              <w:rPr>
                <w:rFonts w:ascii="Calibri" w:eastAsia="Times New Roman" w:hAnsi="Calibri" w:cs="Calibri"/>
                <w:color w:val="000000"/>
                <w:sz w:val="22"/>
                <w:lang w:eastAsia="es-CL"/>
              </w:rPr>
              <w:t>artículos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IdPrecioGarantia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precio </w:t>
            </w:r>
            <w:r>
              <w:rPr>
                <w:rFonts w:ascii="Calibri" w:eastAsia="Times New Roman" w:hAnsi="Calibri" w:cs="Calibri"/>
                <w:color w:val="000000"/>
                <w:sz w:val="22"/>
                <w:lang w:eastAsia="es-CL"/>
              </w:rPr>
              <w:t>garantía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ValorRevision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Valor por </w:t>
            </w:r>
            <w:r w:rsidR="00E9112B">
              <w:rPr>
                <w:rFonts w:ascii="Calibri" w:eastAsia="Times New Roman" w:hAnsi="Calibri" w:cs="Calibri"/>
                <w:color w:val="000000"/>
                <w:sz w:val="22"/>
                <w:lang w:eastAsia="es-CL"/>
              </w:rPr>
              <w:t>revisión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ValorReparacion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Valor por </w:t>
            </w:r>
            <w:r w:rsidR="00E9112B">
              <w:rPr>
                <w:rFonts w:ascii="Calibri" w:eastAsia="Times New Roman" w:hAnsi="Calibri" w:cs="Calibri"/>
                <w:color w:val="000000"/>
                <w:sz w:val="22"/>
                <w:lang w:eastAsia="es-CL"/>
              </w:rPr>
              <w:t>reparación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Tipo Perfil</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Perfil</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Nombre de la tabla    </w:t>
            </w:r>
            <w:r>
              <w:rPr>
                <w:rFonts w:ascii="Calibri" w:eastAsia="Times New Roman" w:hAnsi="Calibri" w:cs="Calibri"/>
                <w:color w:val="000000"/>
                <w:sz w:val="22"/>
                <w:lang w:eastAsia="es-CL"/>
              </w:rPr>
              <w:t>:TipoPerfil</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distintos tipos de perfil de usuario</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perfil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perfil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Tipo Contacto</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Contacto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TipoContacto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contacto posibles de clientes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IdTipoContacto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contacto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tipo contacto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Cliente</w:t>
      </w:r>
      <w:r w:rsidR="00E9112B">
        <w:t xml:space="preserve"> </w:t>
      </w:r>
      <w:r>
        <w:t>Particular</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 Particular</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ClienteParticular</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datos de los clientes particulares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cliente particular</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ApellidoPaterno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paterno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ApellidoMaterno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materno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IdDireccion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de </w:t>
            </w:r>
            <w:r w:rsidR="00E9112B">
              <w:rPr>
                <w:rFonts w:ascii="Calibri" w:eastAsia="Times New Roman" w:hAnsi="Calibri" w:cs="Calibri"/>
                <w:color w:val="000000"/>
                <w:sz w:val="22"/>
                <w:lang w:eastAsia="es-CL"/>
              </w:rPr>
              <w:t>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Usuario</w:t>
      </w:r>
      <w:r w:rsidR="00E9112B">
        <w:t xml:space="preserve"> </w:t>
      </w:r>
      <w:r>
        <w:t>Permisos</w:t>
      </w:r>
    </w:p>
    <w:tbl>
      <w:tblPr>
        <w:tblW w:w="9490" w:type="dxa"/>
        <w:tblInd w:w="55" w:type="dxa"/>
        <w:tblCellMar>
          <w:left w:w="70" w:type="dxa"/>
          <w:right w:w="70" w:type="dxa"/>
        </w:tblCellMar>
        <w:tblLook w:val="04A0"/>
      </w:tblPr>
      <w:tblGrid>
        <w:gridCol w:w="1779"/>
        <w:gridCol w:w="1990"/>
        <w:gridCol w:w="913"/>
        <w:gridCol w:w="140"/>
        <w:gridCol w:w="708"/>
        <w:gridCol w:w="722"/>
        <w:gridCol w:w="722"/>
        <w:gridCol w:w="1180"/>
        <w:gridCol w:w="1336"/>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Permisos de usuarios</w:t>
            </w:r>
            <w:r w:rsidRPr="00636DDC">
              <w:rPr>
                <w:rFonts w:ascii="Calibri" w:eastAsia="Times New Roman" w:hAnsi="Calibri" w:cs="Calibri"/>
                <w:color w:val="000000"/>
                <w:sz w:val="22"/>
                <w:lang w:eastAsia="es-CL"/>
              </w:rPr>
              <w:t> </w:t>
            </w:r>
          </w:p>
        </w:tc>
      </w:tr>
      <w:tr w:rsidR="00674ABB" w:rsidRPr="00636DDC" w:rsidTr="00E9112B">
        <w:trPr>
          <w:trHeight w:val="304"/>
        </w:trPr>
        <w:tc>
          <w:tcPr>
            <w:tcW w:w="3770"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3"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47"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0"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3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30"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UsuarioPermisos</w:t>
            </w:r>
          </w:p>
        </w:tc>
        <w:tc>
          <w:tcPr>
            <w:tcW w:w="3960"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6974"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permisos de usuarios del sistema</w:t>
            </w:r>
          </w:p>
        </w:tc>
        <w:tc>
          <w:tcPr>
            <w:tcW w:w="1180"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336"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5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0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8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33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permisos de usuario</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IdUsuario</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Usuario</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IdPermisos</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perfil Permisos</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Permisos</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Activo</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Estado permisos</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boolean</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lastRenderedPageBreak/>
        <w:t>Porcentaje</w:t>
      </w:r>
    </w:p>
    <w:tbl>
      <w:tblPr>
        <w:tblW w:w="9490" w:type="dxa"/>
        <w:tblInd w:w="55" w:type="dxa"/>
        <w:tblCellMar>
          <w:left w:w="70" w:type="dxa"/>
          <w:right w:w="70" w:type="dxa"/>
        </w:tblCellMar>
        <w:tblLook w:val="04A0"/>
      </w:tblPr>
      <w:tblGrid>
        <w:gridCol w:w="1746"/>
        <w:gridCol w:w="1952"/>
        <w:gridCol w:w="897"/>
        <w:gridCol w:w="140"/>
        <w:gridCol w:w="705"/>
        <w:gridCol w:w="711"/>
        <w:gridCol w:w="711"/>
        <w:gridCol w:w="1086"/>
        <w:gridCol w:w="140"/>
        <w:gridCol w:w="1402"/>
      </w:tblGrid>
      <w:tr w:rsidR="00674ABB" w:rsidRPr="00636DDC" w:rsidTr="00E9112B">
        <w:trPr>
          <w:trHeight w:val="304"/>
        </w:trPr>
        <w:tc>
          <w:tcPr>
            <w:tcW w:w="1754"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Porcentaje</w:t>
            </w:r>
          </w:p>
        </w:tc>
        <w:tc>
          <w:tcPr>
            <w:tcW w:w="196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0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05"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3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9"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716"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0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3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9"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22"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Porcentaje</w:t>
            </w:r>
          </w:p>
        </w:tc>
        <w:tc>
          <w:tcPr>
            <w:tcW w:w="4068"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E9112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E9112B" w:rsidRPr="00636DDC" w:rsidRDefault="00E9112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porcentajes por articulo reparado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6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4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66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1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1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54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6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porcentaje</w:t>
            </w:r>
          </w:p>
        </w:tc>
        <w:tc>
          <w:tcPr>
            <w:tcW w:w="104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54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IdPrecio</w:t>
            </w:r>
          </w:p>
        </w:tc>
        <w:tc>
          <w:tcPr>
            <w:tcW w:w="196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 asociado</w:t>
            </w:r>
          </w:p>
        </w:tc>
        <w:tc>
          <w:tcPr>
            <w:tcW w:w="104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54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r>
      <w:tr w:rsidR="00674ABB" w:rsidRPr="00636DDC" w:rsidTr="00E9112B">
        <w:trPr>
          <w:trHeight w:val="304"/>
        </w:trPr>
        <w:tc>
          <w:tcPr>
            <w:tcW w:w="17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Porcentaje</w:t>
            </w:r>
          </w:p>
        </w:tc>
        <w:tc>
          <w:tcPr>
            <w:tcW w:w="196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 porcentaje</w:t>
            </w:r>
          </w:p>
        </w:tc>
        <w:tc>
          <w:tcPr>
            <w:tcW w:w="104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1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54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Contacto</w:t>
      </w:r>
    </w:p>
    <w:tbl>
      <w:tblPr>
        <w:tblW w:w="9490" w:type="dxa"/>
        <w:tblInd w:w="55" w:type="dxa"/>
        <w:tblCellMar>
          <w:left w:w="70" w:type="dxa"/>
          <w:right w:w="70" w:type="dxa"/>
        </w:tblCellMar>
        <w:tblLook w:val="04A0"/>
      </w:tblPr>
      <w:tblGrid>
        <w:gridCol w:w="1790"/>
        <w:gridCol w:w="279"/>
        <w:gridCol w:w="1557"/>
        <w:gridCol w:w="142"/>
        <w:gridCol w:w="728"/>
        <w:gridCol w:w="289"/>
        <w:gridCol w:w="562"/>
        <w:gridCol w:w="232"/>
        <w:gridCol w:w="459"/>
        <w:gridCol w:w="277"/>
        <w:gridCol w:w="404"/>
        <w:gridCol w:w="144"/>
        <w:gridCol w:w="928"/>
        <w:gridCol w:w="171"/>
        <w:gridCol w:w="1528"/>
      </w:tblGrid>
      <w:tr w:rsidR="00674ABB" w:rsidRPr="00636DDC" w:rsidTr="00E9112B">
        <w:trPr>
          <w:trHeight w:val="304"/>
        </w:trPr>
        <w:tc>
          <w:tcPr>
            <w:tcW w:w="1790"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Contacto</w:t>
            </w:r>
          </w:p>
        </w:tc>
        <w:tc>
          <w:tcPr>
            <w:tcW w:w="1836"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70"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5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43" w:type="dxa"/>
            <w:gridSpan w:val="3"/>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2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26"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7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5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43" w:type="dxa"/>
            <w:gridSpan w:val="3"/>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2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47"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Contacto</w:t>
            </w:r>
          </w:p>
        </w:tc>
        <w:tc>
          <w:tcPr>
            <w:tcW w:w="4143" w:type="dxa"/>
            <w:gridSpan w:val="8"/>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5"/>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contactos de clientes y distribuidores                           </w:t>
            </w:r>
            <w:r w:rsidRPr="00636DDC">
              <w:rPr>
                <w:rFonts w:ascii="Calibri" w:eastAsia="Times New Roman" w:hAnsi="Calibri" w:cs="Calibri"/>
                <w:color w:val="000000"/>
                <w:sz w:val="22"/>
                <w:lang w:eastAsia="es-CL"/>
              </w:rPr>
              <w:t>Relaciones </w:t>
            </w:r>
          </w:p>
        </w:tc>
      </w:tr>
      <w:tr w:rsidR="00E9112B" w:rsidRPr="00636DDC" w:rsidTr="00E9112B">
        <w:trPr>
          <w:trHeight w:val="304"/>
        </w:trPr>
        <w:tc>
          <w:tcPr>
            <w:tcW w:w="2069"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1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3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5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92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E9112B" w:rsidRPr="00636DDC" w:rsidTr="00E9112B">
        <w:trPr>
          <w:trHeight w:val="304"/>
        </w:trPr>
        <w:tc>
          <w:tcPr>
            <w:tcW w:w="2069"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contacto</w:t>
            </w:r>
          </w:p>
        </w:tc>
        <w:tc>
          <w:tcPr>
            <w:tcW w:w="101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5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CClienteDistribuidor</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contacto </w:t>
            </w:r>
          </w:p>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cliente particular o comercial</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FK/FK</w:t>
            </w: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ClienteParticular</w:t>
            </w:r>
          </w:p>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ClienteComercial</w:t>
            </w: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TipoContacto</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contacto</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TipoContacto</w:t>
            </w: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ValorContacto</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tipo contacto</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Módulos</w:t>
      </w:r>
    </w:p>
    <w:tbl>
      <w:tblPr>
        <w:tblW w:w="9490" w:type="dxa"/>
        <w:tblInd w:w="55" w:type="dxa"/>
        <w:tblCellMar>
          <w:left w:w="70" w:type="dxa"/>
          <w:right w:w="70" w:type="dxa"/>
        </w:tblCellMar>
        <w:tblLook w:val="04A0"/>
      </w:tblPr>
      <w:tblGrid>
        <w:gridCol w:w="1814"/>
        <w:gridCol w:w="91"/>
        <w:gridCol w:w="1913"/>
        <w:gridCol w:w="919"/>
        <w:gridCol w:w="60"/>
        <w:gridCol w:w="757"/>
        <w:gridCol w:w="727"/>
        <w:gridCol w:w="727"/>
        <w:gridCol w:w="1188"/>
        <w:gridCol w:w="1294"/>
      </w:tblGrid>
      <w:tr w:rsidR="00674ABB" w:rsidRPr="00636DDC" w:rsidTr="00E9112B">
        <w:trPr>
          <w:trHeight w:val="304"/>
        </w:trPr>
        <w:tc>
          <w:tcPr>
            <w:tcW w:w="1814"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Módulos</w:t>
            </w:r>
          </w:p>
        </w:tc>
        <w:tc>
          <w:tcPr>
            <w:tcW w:w="20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1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7"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8"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4"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18"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7"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8"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4"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54"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E9112B">
              <w:rPr>
                <w:rFonts w:ascii="Calibri" w:eastAsia="Times New Roman" w:hAnsi="Calibri" w:cs="Calibri"/>
                <w:color w:val="000000"/>
                <w:sz w:val="22"/>
                <w:lang w:eastAsia="es-CL"/>
              </w:rPr>
              <w:t>Módulos</w:t>
            </w:r>
          </w:p>
        </w:tc>
        <w:tc>
          <w:tcPr>
            <w:tcW w:w="393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8" w:type="dxa"/>
            <w:gridSpan w:val="8"/>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w:t>
            </w:r>
            <w:r w:rsidR="00E9112B">
              <w:rPr>
                <w:rFonts w:ascii="Calibri" w:eastAsia="Times New Roman" w:hAnsi="Calibri" w:cs="Calibri"/>
                <w:color w:val="000000"/>
                <w:sz w:val="22"/>
                <w:lang w:eastAsia="es-CL"/>
              </w:rPr>
              <w:t>módulos</w:t>
            </w:r>
            <w:r>
              <w:rPr>
                <w:rFonts w:ascii="Calibri" w:eastAsia="Times New Roman" w:hAnsi="Calibri" w:cs="Calibri"/>
                <w:color w:val="000000"/>
                <w:sz w:val="22"/>
                <w:lang w:eastAsia="es-CL"/>
              </w:rPr>
              <w:t xml:space="preserve"> del menú principal</w:t>
            </w:r>
          </w:p>
        </w:tc>
        <w:tc>
          <w:tcPr>
            <w:tcW w:w="1188"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4"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1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7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8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351D19">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w:t>
            </w:r>
            <w:r w:rsidR="00351D19">
              <w:rPr>
                <w:rFonts w:ascii="Calibri" w:eastAsia="Times New Roman" w:hAnsi="Calibri" w:cs="Calibri"/>
                <w:color w:val="000000"/>
                <w:sz w:val="22"/>
                <w:lang w:eastAsia="es-CL"/>
              </w:rPr>
              <w:t>ó</w:t>
            </w:r>
            <w:r>
              <w:rPr>
                <w:rFonts w:ascii="Calibri" w:eastAsia="Times New Roman" w:hAnsi="Calibri" w:cs="Calibri"/>
                <w:color w:val="000000"/>
                <w:sz w:val="22"/>
                <w:lang w:eastAsia="es-CL"/>
              </w:rPr>
              <w:t>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NombreModulo</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351D19">
              <w:rPr>
                <w:rFonts w:ascii="Calibri" w:eastAsia="Times New Roman" w:hAnsi="Calibri" w:cs="Calibri"/>
                <w:color w:val="000000"/>
                <w:sz w:val="22"/>
                <w:lang w:eastAsia="es-CL"/>
              </w:rPr>
              <w:t>módulo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DescripcionOpcion</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Descripción etiqueta </w:t>
            </w:r>
            <w:r w:rsidR="00351D19">
              <w:rPr>
                <w:rFonts w:ascii="Calibri" w:eastAsia="Times New Roman" w:hAnsi="Calibri" w:cs="Calibri"/>
                <w:color w:val="000000"/>
                <w:sz w:val="22"/>
                <w:lang w:eastAsia="es-CL"/>
              </w:rPr>
              <w:t>módulo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Cliente</w:t>
      </w:r>
      <w:r w:rsidR="00E9112B">
        <w:t xml:space="preserve"> </w:t>
      </w:r>
      <w:r>
        <w:t>Comercial</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 Comercial</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ClienteComercial</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todos los datos de clientes comerciales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cliente comercial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 cliente</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RazonSocial</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Razón social de la empresa</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Sucursal</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sucursal</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IdDireccion</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 sucursal</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r>
    </w:tbl>
    <w:p w:rsidR="00192C97" w:rsidRDefault="00192C97" w:rsidP="004B3BF0">
      <w:pPr>
        <w:pStyle w:val="Prrafodelista"/>
        <w:ind w:left="1224"/>
        <w:jc w:val="both"/>
      </w:pPr>
    </w:p>
    <w:p w:rsidR="00674ABB" w:rsidRDefault="0041220E" w:rsidP="00E75F3D">
      <w:pPr>
        <w:pStyle w:val="Prrafodelista"/>
        <w:numPr>
          <w:ilvl w:val="2"/>
          <w:numId w:val="28"/>
        </w:numPr>
        <w:jc w:val="both"/>
      </w:pPr>
      <w:r>
        <w:t>Línea</w:t>
      </w:r>
      <w:r w:rsidR="00674ABB">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41220E">
              <w:rPr>
                <w:rFonts w:ascii="Calibri" w:eastAsia="Times New Roman" w:hAnsi="Calibri" w:cs="Calibri"/>
                <w:color w:val="000000"/>
                <w:sz w:val="22"/>
                <w:lang w:eastAsia="es-CL"/>
              </w:rPr>
              <w:t>Línea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líneas relacionadas a los modelos de las marcas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IdLinea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línea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de la </w:t>
            </w:r>
            <w:r w:rsidR="0041220E">
              <w:rPr>
                <w:rFonts w:ascii="Calibri" w:eastAsia="Times New Roman" w:hAnsi="Calibri" w:cs="Calibri"/>
                <w:color w:val="000000"/>
                <w:sz w:val="22"/>
                <w:lang w:eastAsia="es-CL"/>
              </w:rPr>
              <w:t>línea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Cliente.</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Id de los cliente comerciales y particulares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único de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IdTipoCliente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TipoCliente</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Observación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Campo de observaciones varias</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jc w:val="both"/>
      </w:pPr>
    </w:p>
    <w:p w:rsidR="00192C97" w:rsidRDefault="00192C97" w:rsidP="004B3BF0">
      <w:pPr>
        <w:jc w:val="both"/>
      </w:pPr>
      <w:r>
        <w:br w:type="page"/>
      </w:r>
    </w:p>
    <w:p w:rsidR="00674ABB" w:rsidRDefault="00674ABB" w:rsidP="00E75F3D">
      <w:pPr>
        <w:pStyle w:val="Prrafodelista"/>
        <w:numPr>
          <w:ilvl w:val="2"/>
          <w:numId w:val="28"/>
        </w:numPr>
        <w:jc w:val="both"/>
      </w:pPr>
      <w:r>
        <w:lastRenderedPageBreak/>
        <w:t>Tipo</w:t>
      </w:r>
      <w:r w:rsidR="0041220E">
        <w:t xml:space="preserve"> Artículo</w:t>
      </w:r>
      <w:r>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Articulo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TipoArticulo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todos los tipos de artículos (dvd,tv,video)</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IdTipoArticulo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C103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artí</w:t>
            </w:r>
            <w:r w:rsidR="00674ABB">
              <w:rPr>
                <w:rFonts w:ascii="Calibri" w:eastAsia="Times New Roman" w:hAnsi="Calibri" w:cs="Calibri"/>
                <w:color w:val="000000"/>
                <w:sz w:val="22"/>
                <w:lang w:eastAsia="es-CL"/>
              </w:rPr>
              <w:t>culo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Descripción tipo </w:t>
            </w:r>
            <w:r w:rsidR="008C1036">
              <w:rPr>
                <w:rFonts w:ascii="Calibri" w:eastAsia="Times New Roman" w:hAnsi="Calibri" w:cs="Calibri"/>
                <w:color w:val="000000"/>
                <w:sz w:val="22"/>
                <w:lang w:eastAsia="es-CL"/>
              </w:rPr>
              <w:t>artículo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Tipo Cliente</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Cliente</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TipoCliente</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clientes (comercial/particular)</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Permisos.</w:t>
      </w:r>
    </w:p>
    <w:tbl>
      <w:tblPr>
        <w:tblW w:w="9490" w:type="dxa"/>
        <w:tblInd w:w="55" w:type="dxa"/>
        <w:tblCellMar>
          <w:left w:w="70" w:type="dxa"/>
          <w:right w:w="70" w:type="dxa"/>
        </w:tblCellMar>
        <w:tblLook w:val="04A0"/>
      </w:tblPr>
      <w:tblGrid>
        <w:gridCol w:w="1719"/>
        <w:gridCol w:w="186"/>
        <w:gridCol w:w="1703"/>
        <w:gridCol w:w="867"/>
        <w:gridCol w:w="65"/>
        <w:gridCol w:w="716"/>
        <w:gridCol w:w="689"/>
        <w:gridCol w:w="689"/>
        <w:gridCol w:w="1071"/>
        <w:gridCol w:w="240"/>
        <w:gridCol w:w="1545"/>
      </w:tblGrid>
      <w:tr w:rsidR="00674ABB" w:rsidRPr="00636DDC" w:rsidTr="00E9112B">
        <w:trPr>
          <w:trHeight w:val="304"/>
        </w:trPr>
        <w:tc>
          <w:tcPr>
            <w:tcW w:w="1719"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Permisos</w:t>
            </w:r>
          </w:p>
        </w:tc>
        <w:tc>
          <w:tcPr>
            <w:tcW w:w="188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6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8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1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45"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08"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6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8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1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45"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256"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Permisos</w:t>
            </w:r>
          </w:p>
        </w:tc>
        <w:tc>
          <w:tcPr>
            <w:tcW w:w="4234"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permisos de usuario a las opciones del menú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70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32"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1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8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8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78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0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permisos</w:t>
            </w:r>
          </w:p>
        </w:tc>
        <w:tc>
          <w:tcPr>
            <w:tcW w:w="93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1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UsuarioPermisos</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IdModulo</w:t>
            </w:r>
          </w:p>
        </w:tc>
        <w:tc>
          <w:tcPr>
            <w:tcW w:w="170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w:t>
            </w:r>
            <w:r w:rsidR="008C1036">
              <w:rPr>
                <w:rFonts w:ascii="Calibri" w:eastAsia="Times New Roman" w:hAnsi="Calibri" w:cs="Calibri"/>
                <w:color w:val="000000"/>
                <w:sz w:val="22"/>
                <w:lang w:eastAsia="es-CL"/>
              </w:rPr>
              <w:t>ó</w:t>
            </w:r>
            <w:r>
              <w:rPr>
                <w:rFonts w:ascii="Calibri" w:eastAsia="Times New Roman" w:hAnsi="Calibri" w:cs="Calibri"/>
                <w:color w:val="000000"/>
                <w:sz w:val="22"/>
                <w:lang w:eastAsia="es-CL"/>
              </w:rPr>
              <w:t xml:space="preserve">dulo </w:t>
            </w:r>
            <w:r w:rsidR="0041220E">
              <w:rPr>
                <w:rFonts w:ascii="Calibri" w:eastAsia="Times New Roman" w:hAnsi="Calibri" w:cs="Calibri"/>
                <w:color w:val="000000"/>
                <w:sz w:val="22"/>
                <w:lang w:eastAsia="es-CL"/>
              </w:rPr>
              <w:t>menú</w:t>
            </w:r>
          </w:p>
        </w:tc>
        <w:tc>
          <w:tcPr>
            <w:tcW w:w="93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1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Módulos</w:t>
            </w: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Opción</w:t>
            </w:r>
          </w:p>
        </w:tc>
        <w:tc>
          <w:tcPr>
            <w:tcW w:w="170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opción m</w:t>
            </w:r>
            <w:r w:rsidR="008C1036">
              <w:rPr>
                <w:rFonts w:ascii="Calibri" w:eastAsia="Times New Roman" w:hAnsi="Calibri" w:cs="Calibri"/>
                <w:color w:val="000000"/>
                <w:sz w:val="22"/>
                <w:lang w:eastAsia="es-CL"/>
              </w:rPr>
              <w:t>ó</w:t>
            </w:r>
            <w:r>
              <w:rPr>
                <w:rFonts w:ascii="Calibri" w:eastAsia="Times New Roman" w:hAnsi="Calibri" w:cs="Calibri"/>
                <w:color w:val="000000"/>
                <w:sz w:val="22"/>
                <w:lang w:eastAsia="es-CL"/>
              </w:rPr>
              <w:t>dulo</w:t>
            </w:r>
          </w:p>
        </w:tc>
        <w:tc>
          <w:tcPr>
            <w:tcW w:w="93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DescripcionOpcion</w:t>
            </w:r>
          </w:p>
        </w:tc>
        <w:tc>
          <w:tcPr>
            <w:tcW w:w="170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Etiqueta de </w:t>
            </w:r>
            <w:r w:rsidR="0041220E">
              <w:rPr>
                <w:rFonts w:ascii="Calibri" w:eastAsia="Times New Roman" w:hAnsi="Calibri" w:cs="Calibri"/>
                <w:color w:val="000000"/>
                <w:sz w:val="22"/>
                <w:lang w:eastAsia="es-CL"/>
              </w:rPr>
              <w:t>opción</w:t>
            </w:r>
          </w:p>
        </w:tc>
        <w:tc>
          <w:tcPr>
            <w:tcW w:w="93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Artículos.</w:t>
      </w:r>
    </w:p>
    <w:tbl>
      <w:tblPr>
        <w:tblW w:w="9490" w:type="dxa"/>
        <w:tblInd w:w="55" w:type="dxa"/>
        <w:tblCellMar>
          <w:left w:w="70" w:type="dxa"/>
          <w:right w:w="70" w:type="dxa"/>
        </w:tblCellMar>
        <w:tblLook w:val="04A0"/>
      </w:tblPr>
      <w:tblGrid>
        <w:gridCol w:w="1564"/>
        <w:gridCol w:w="158"/>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Artículos</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192C97">
              <w:rPr>
                <w:rFonts w:ascii="Calibri" w:eastAsia="Times New Roman" w:hAnsi="Calibri" w:cs="Calibri"/>
                <w:color w:val="000000"/>
                <w:sz w:val="22"/>
                <w:lang w:eastAsia="es-CL"/>
              </w:rPr>
              <w:t>Artículos</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7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w:t>
            </w:r>
            <w:r w:rsidR="008C1036">
              <w:rPr>
                <w:rFonts w:ascii="Calibri" w:eastAsia="Times New Roman" w:hAnsi="Calibri" w:cs="Calibri"/>
                <w:color w:val="000000"/>
                <w:sz w:val="22"/>
                <w:lang w:eastAsia="es-CL"/>
              </w:rPr>
              <w:t>artículo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Modelo</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modelo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Modelo</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Marca</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marca</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Marca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TipoArticulo</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tipo </w:t>
            </w:r>
            <w:r w:rsidR="008C1036">
              <w:rPr>
                <w:rFonts w:ascii="Calibri" w:eastAsia="Times New Roman" w:hAnsi="Calibri" w:cs="Calibri"/>
                <w:color w:val="000000"/>
                <w:sz w:val="22"/>
                <w:lang w:eastAsia="es-CL"/>
              </w:rPr>
              <w:t>artículo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TipoArticulo</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categoría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C426D8"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precio garantía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línea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Observación</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Observaciones varias</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C426D8" w:rsidP="00E75F3D">
      <w:pPr>
        <w:pStyle w:val="Prrafodelista"/>
        <w:numPr>
          <w:ilvl w:val="2"/>
          <w:numId w:val="28"/>
        </w:numPr>
        <w:jc w:val="both"/>
      </w:pPr>
      <w:r>
        <w:t>Categoría</w:t>
      </w:r>
      <w:r w:rsidR="00674ABB">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C426D8"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C426D8">
              <w:rPr>
                <w:rFonts w:ascii="Calibri" w:eastAsia="Times New Roman" w:hAnsi="Calibri" w:cs="Calibri"/>
                <w:color w:val="000000"/>
                <w:sz w:val="22"/>
                <w:lang w:eastAsia="es-CL"/>
              </w:rPr>
              <w:t>Categoría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categoría asociadas a los </w:t>
            </w:r>
            <w:r w:rsidR="0041220E">
              <w:rPr>
                <w:rFonts w:ascii="Calibri" w:eastAsia="Times New Roman" w:hAnsi="Calibri" w:cs="Calibri"/>
                <w:color w:val="000000"/>
                <w:sz w:val="22"/>
                <w:lang w:eastAsia="es-CL"/>
              </w:rPr>
              <w:t>artículos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IdCategoria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C426D8"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categoría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C426D8">
              <w:rPr>
                <w:rFonts w:ascii="Calibri" w:eastAsia="Times New Roman" w:hAnsi="Calibri" w:cs="Calibri"/>
                <w:color w:val="000000"/>
                <w:sz w:val="22"/>
                <w:lang w:eastAsia="es-CL"/>
              </w:rPr>
              <w:t>categoría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C426D8" w:rsidRDefault="00C426D8" w:rsidP="004B3BF0">
      <w:pPr>
        <w:jc w:val="both"/>
        <w:rPr>
          <w:lang w:val="es-ES_tradnl"/>
        </w:rPr>
      </w:pPr>
      <w:r>
        <w:br w:type="page"/>
      </w:r>
    </w:p>
    <w:p w:rsidR="00674ABB" w:rsidRDefault="00674ABB" w:rsidP="00E75F3D">
      <w:pPr>
        <w:pStyle w:val="Prrafodelista"/>
        <w:numPr>
          <w:ilvl w:val="2"/>
          <w:numId w:val="28"/>
        </w:numPr>
        <w:jc w:val="both"/>
      </w:pPr>
      <w:r>
        <w:lastRenderedPageBreak/>
        <w:t>Historial</w:t>
      </w:r>
      <w:r w:rsidR="00C426D8">
        <w:t xml:space="preserve"> Modificación </w:t>
      </w:r>
      <w:r>
        <w:t>Orden</w:t>
      </w:r>
    </w:p>
    <w:tbl>
      <w:tblPr>
        <w:tblW w:w="9490" w:type="dxa"/>
        <w:tblInd w:w="55" w:type="dxa"/>
        <w:tblCellMar>
          <w:left w:w="70" w:type="dxa"/>
          <w:right w:w="70" w:type="dxa"/>
        </w:tblCellMar>
        <w:tblLook w:val="04A0"/>
      </w:tblPr>
      <w:tblGrid>
        <w:gridCol w:w="1477"/>
        <w:gridCol w:w="1993"/>
        <w:gridCol w:w="169"/>
        <w:gridCol w:w="925"/>
        <w:gridCol w:w="819"/>
        <w:gridCol w:w="701"/>
        <w:gridCol w:w="701"/>
        <w:gridCol w:w="1081"/>
        <w:gridCol w:w="183"/>
        <w:gridCol w:w="1441"/>
      </w:tblGrid>
      <w:tr w:rsidR="00674ABB" w:rsidRPr="00636DDC" w:rsidTr="00E9112B">
        <w:trPr>
          <w:trHeight w:val="304"/>
        </w:trPr>
        <w:tc>
          <w:tcPr>
            <w:tcW w:w="9490" w:type="dxa"/>
            <w:gridSpan w:val="10"/>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Historial Modificación Orden</w:t>
            </w:r>
            <w:r w:rsidRPr="00636DDC">
              <w:rPr>
                <w:rFonts w:ascii="Calibri" w:eastAsia="Times New Roman" w:hAnsi="Calibri" w:cs="Calibri"/>
                <w:color w:val="000000"/>
                <w:sz w:val="22"/>
                <w:lang w:eastAsia="es-CL"/>
              </w:rPr>
              <w:t> </w:t>
            </w:r>
          </w:p>
        </w:tc>
      </w:tr>
      <w:tr w:rsidR="00674ABB" w:rsidRPr="00636DDC" w:rsidTr="00E9112B">
        <w:trPr>
          <w:trHeight w:val="304"/>
        </w:trPr>
        <w:tc>
          <w:tcPr>
            <w:tcW w:w="3639"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HistorialModificacionOrden</w:t>
            </w:r>
          </w:p>
        </w:tc>
        <w:tc>
          <w:tcPr>
            <w:tcW w:w="410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el historial de modificación de la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8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historial modificación</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IdOrden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orden de trabajo</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OrdenTrabajo</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Usuario</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usuario</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modificación</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 de que se modifico</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C426D8" w:rsidRDefault="00C426D8" w:rsidP="004B3BF0">
      <w:pPr>
        <w:pStyle w:val="Prrafodelista"/>
        <w:ind w:left="1224"/>
        <w:jc w:val="both"/>
      </w:pPr>
    </w:p>
    <w:p w:rsidR="00C426D8" w:rsidRDefault="00C426D8" w:rsidP="004B3BF0">
      <w:pPr>
        <w:jc w:val="both"/>
        <w:rPr>
          <w:lang w:val="es-ES_tradnl"/>
        </w:rPr>
      </w:pPr>
      <w:r>
        <w:br w:type="page"/>
      </w:r>
    </w:p>
    <w:p w:rsidR="00674ABB" w:rsidRDefault="00674ABB" w:rsidP="00E75F3D">
      <w:pPr>
        <w:pStyle w:val="Prrafodelista"/>
        <w:numPr>
          <w:ilvl w:val="2"/>
          <w:numId w:val="28"/>
        </w:numPr>
        <w:jc w:val="both"/>
      </w:pPr>
      <w:r>
        <w:lastRenderedPageBreak/>
        <w:t>Orden</w:t>
      </w:r>
      <w:r w:rsidR="0041220E">
        <w:t xml:space="preserve"> de </w:t>
      </w:r>
      <w:r>
        <w:t>Trabajo.</w:t>
      </w:r>
    </w:p>
    <w:tbl>
      <w:tblPr>
        <w:tblW w:w="9490" w:type="dxa"/>
        <w:tblInd w:w="55" w:type="dxa"/>
        <w:tblCellMar>
          <w:left w:w="70" w:type="dxa"/>
          <w:right w:w="70" w:type="dxa"/>
        </w:tblCellMar>
        <w:tblLook w:val="04A0"/>
      </w:tblPr>
      <w:tblGrid>
        <w:gridCol w:w="2085"/>
        <w:gridCol w:w="1652"/>
        <w:gridCol w:w="206"/>
        <w:gridCol w:w="685"/>
        <w:gridCol w:w="402"/>
        <w:gridCol w:w="487"/>
        <w:gridCol w:w="298"/>
        <w:gridCol w:w="424"/>
        <w:gridCol w:w="186"/>
        <w:gridCol w:w="514"/>
        <w:gridCol w:w="176"/>
        <w:gridCol w:w="1079"/>
        <w:gridCol w:w="1296"/>
      </w:tblGrid>
      <w:tr w:rsidR="00674ABB" w:rsidRPr="00636DDC" w:rsidTr="00E9112B">
        <w:trPr>
          <w:trHeight w:val="304"/>
        </w:trPr>
        <w:tc>
          <w:tcPr>
            <w:tcW w:w="9490" w:type="dxa"/>
            <w:gridSpan w:val="13"/>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Orden de trabajo</w:t>
            </w:r>
            <w:r w:rsidRPr="00636DDC">
              <w:rPr>
                <w:rFonts w:ascii="Calibri" w:eastAsia="Times New Roman" w:hAnsi="Calibri" w:cs="Calibri"/>
                <w:color w:val="000000"/>
                <w:sz w:val="22"/>
                <w:lang w:eastAsia="es-CL"/>
              </w:rPr>
              <w:t> </w:t>
            </w:r>
          </w:p>
        </w:tc>
      </w:tr>
      <w:tr w:rsidR="00674ABB" w:rsidRPr="00636DDC" w:rsidTr="00E9112B">
        <w:trPr>
          <w:trHeight w:val="304"/>
        </w:trPr>
        <w:tc>
          <w:tcPr>
            <w:tcW w:w="3737"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9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17"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OrdenTrabajo</w:t>
            </w:r>
          </w:p>
        </w:tc>
        <w:tc>
          <w:tcPr>
            <w:tcW w:w="3973" w:type="dxa"/>
            <w:gridSpan w:val="7"/>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ordenes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5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8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8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1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5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orden de trabajo</w:t>
            </w:r>
          </w:p>
        </w:tc>
        <w:tc>
          <w:tcPr>
            <w:tcW w:w="108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IdArticulo</w:t>
            </w:r>
          </w:p>
        </w:tc>
        <w:tc>
          <w:tcPr>
            <w:tcW w:w="185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articulo</w:t>
            </w:r>
          </w:p>
        </w:tc>
        <w:tc>
          <w:tcPr>
            <w:tcW w:w="108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Art</w:t>
            </w:r>
            <w:r w:rsidR="008C1036">
              <w:rPr>
                <w:rFonts w:ascii="Calibri" w:eastAsia="Times New Roman" w:hAnsi="Calibri" w:cs="Calibri"/>
                <w:color w:val="000000"/>
                <w:lang w:eastAsia="es-CL"/>
              </w:rPr>
              <w:t>i</w:t>
            </w:r>
            <w:r>
              <w:rPr>
                <w:rFonts w:ascii="Calibri" w:eastAsia="Times New Roman" w:hAnsi="Calibri" w:cs="Calibri"/>
                <w:color w:val="000000"/>
                <w:lang w:eastAsia="es-CL"/>
              </w:rPr>
              <w:t>culo</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Serie</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Serie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FechaIngreso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ingreso del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FechaEntrega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entrega estimada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Falla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Falla del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CondicionArticulo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Condición de ingreso (estado físico)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TipoOrden</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tipo de orden</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TipoOrden</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Boleta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8C103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Nú</w:t>
            </w:r>
            <w:r w:rsidR="00674ABB">
              <w:rPr>
                <w:rFonts w:ascii="Calibri" w:eastAsia="Times New Roman" w:hAnsi="Calibri" w:cs="Calibri"/>
                <w:color w:val="000000"/>
                <w:lang w:eastAsia="es-CL"/>
              </w:rPr>
              <w:t>mero de boleta compra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Póliza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w:t>
            </w:r>
            <w:r w:rsidR="008C1036">
              <w:rPr>
                <w:rFonts w:ascii="Calibri" w:eastAsia="Times New Roman" w:hAnsi="Calibri" w:cs="Calibri"/>
                <w:color w:val="000000"/>
                <w:lang w:eastAsia="es-CL"/>
              </w:rPr>
              <w:t>ú</w:t>
            </w:r>
            <w:r>
              <w:rPr>
                <w:rFonts w:ascii="Calibri" w:eastAsia="Times New Roman" w:hAnsi="Calibri" w:cs="Calibri"/>
                <w:color w:val="000000"/>
                <w:lang w:eastAsia="es-CL"/>
              </w:rPr>
              <w:t xml:space="preserve">mero de </w:t>
            </w:r>
            <w:r w:rsidR="0041220E">
              <w:rPr>
                <w:rFonts w:ascii="Calibri" w:eastAsia="Times New Roman" w:hAnsi="Calibri" w:cs="Calibri"/>
                <w:color w:val="000000"/>
                <w:lang w:eastAsia="es-CL"/>
              </w:rPr>
              <w:t>póliza</w:t>
            </w:r>
            <w:r>
              <w:rPr>
                <w:rFonts w:ascii="Calibri" w:eastAsia="Times New Roman" w:hAnsi="Calibri" w:cs="Calibri"/>
                <w:color w:val="000000"/>
                <w:lang w:eastAsia="es-CL"/>
              </w:rPr>
              <w:t xml:space="preserve"> </w:t>
            </w:r>
            <w:r w:rsidR="0041220E">
              <w:rPr>
                <w:rFonts w:ascii="Calibri" w:eastAsia="Times New Roman" w:hAnsi="Calibri" w:cs="Calibri"/>
                <w:color w:val="000000"/>
                <w:lang w:eastAsia="es-CL"/>
              </w:rPr>
              <w:t>garantía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FechaCompra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compra de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LugarCompra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Lugar donde compro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IdCliente</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cliente</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Cliente</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IdTecnicoAsignado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técnico asignado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Técnicos</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Observacion</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Observaciones varias</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jc w:val="both"/>
      </w:pPr>
    </w:p>
    <w:p w:rsidR="00674ABB" w:rsidRDefault="00674ABB" w:rsidP="004B3BF0">
      <w:pPr>
        <w:jc w:val="both"/>
      </w:pPr>
      <w:r>
        <w:br w:type="page"/>
      </w:r>
    </w:p>
    <w:p w:rsidR="00674ABB" w:rsidRDefault="00674ABB" w:rsidP="00E75F3D">
      <w:pPr>
        <w:pStyle w:val="Prrafodelista"/>
        <w:numPr>
          <w:ilvl w:val="2"/>
          <w:numId w:val="28"/>
        </w:numPr>
        <w:jc w:val="both"/>
      </w:pPr>
      <w:r>
        <w:lastRenderedPageBreak/>
        <w:t>Detalle.</w:t>
      </w:r>
    </w:p>
    <w:tbl>
      <w:tblPr>
        <w:tblW w:w="9490" w:type="dxa"/>
        <w:tblInd w:w="55" w:type="dxa"/>
        <w:tblCellMar>
          <w:left w:w="70" w:type="dxa"/>
          <w:right w:w="70" w:type="dxa"/>
        </w:tblCellMar>
        <w:tblLook w:val="04A0"/>
      </w:tblPr>
      <w:tblGrid>
        <w:gridCol w:w="1629"/>
        <w:gridCol w:w="1880"/>
        <w:gridCol w:w="175"/>
        <w:gridCol w:w="921"/>
        <w:gridCol w:w="69"/>
        <w:gridCol w:w="761"/>
        <w:gridCol w:w="692"/>
        <w:gridCol w:w="692"/>
        <w:gridCol w:w="1067"/>
        <w:gridCol w:w="183"/>
        <w:gridCol w:w="1421"/>
      </w:tblGrid>
      <w:tr w:rsidR="00674ABB" w:rsidRPr="00636DDC" w:rsidTr="00E9112B">
        <w:trPr>
          <w:trHeight w:val="304"/>
        </w:trPr>
        <w:tc>
          <w:tcPr>
            <w:tcW w:w="9490" w:type="dxa"/>
            <w:gridSpan w:val="11"/>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w:t>
            </w:r>
          </w:p>
        </w:tc>
      </w:tr>
      <w:tr w:rsidR="00674ABB" w:rsidRPr="00636DDC" w:rsidTr="00E9112B">
        <w:trPr>
          <w:trHeight w:val="304"/>
        </w:trPr>
        <w:tc>
          <w:tcPr>
            <w:tcW w:w="3684"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9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6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2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35"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Detalle</w:t>
            </w:r>
          </w:p>
        </w:tc>
        <w:tc>
          <w:tcPr>
            <w:tcW w:w="4055"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el detalle asociado a la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8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3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9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6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80"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detalle</w:t>
            </w:r>
          </w:p>
        </w:tc>
        <w:tc>
          <w:tcPr>
            <w:tcW w:w="10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IdOrden</w:t>
            </w:r>
          </w:p>
        </w:tc>
        <w:tc>
          <w:tcPr>
            <w:tcW w:w="1880"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orden de trabajo</w:t>
            </w:r>
          </w:p>
        </w:tc>
        <w:tc>
          <w:tcPr>
            <w:tcW w:w="10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OrdenTrabajo</w:t>
            </w: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FechaCreacion</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creación detalle</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 orden</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250</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 en que se encuentra la orden de trabajo</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Marca.</w:t>
      </w:r>
    </w:p>
    <w:tbl>
      <w:tblPr>
        <w:tblW w:w="9490" w:type="dxa"/>
        <w:tblInd w:w="55" w:type="dxa"/>
        <w:tblCellMar>
          <w:left w:w="70" w:type="dxa"/>
          <w:right w:w="70" w:type="dxa"/>
        </w:tblCellMar>
        <w:tblLook w:val="04A0"/>
      </w:tblPr>
      <w:tblGrid>
        <w:gridCol w:w="1477"/>
        <w:gridCol w:w="1993"/>
        <w:gridCol w:w="169"/>
        <w:gridCol w:w="925"/>
        <w:gridCol w:w="819"/>
        <w:gridCol w:w="701"/>
        <w:gridCol w:w="701"/>
        <w:gridCol w:w="1081"/>
        <w:gridCol w:w="183"/>
        <w:gridCol w:w="1441"/>
      </w:tblGrid>
      <w:tr w:rsidR="00674ABB" w:rsidRPr="00636DDC" w:rsidTr="00E9112B">
        <w:trPr>
          <w:trHeight w:val="304"/>
        </w:trPr>
        <w:tc>
          <w:tcPr>
            <w:tcW w:w="9490" w:type="dxa"/>
            <w:gridSpan w:val="10"/>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Marca</w:t>
            </w:r>
          </w:p>
        </w:tc>
      </w:tr>
      <w:tr w:rsidR="00674ABB" w:rsidRPr="00636DDC" w:rsidTr="00E9112B">
        <w:trPr>
          <w:trHeight w:val="304"/>
        </w:trPr>
        <w:tc>
          <w:tcPr>
            <w:tcW w:w="3639"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Marca</w:t>
            </w:r>
          </w:p>
        </w:tc>
        <w:tc>
          <w:tcPr>
            <w:tcW w:w="410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marcas asociadas a los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8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IdMarca</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Marca</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Nombre marca</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Perfil Permiso.</w:t>
      </w:r>
    </w:p>
    <w:tbl>
      <w:tblPr>
        <w:tblW w:w="9490" w:type="dxa"/>
        <w:tblInd w:w="55" w:type="dxa"/>
        <w:tblCellMar>
          <w:left w:w="70" w:type="dxa"/>
          <w:right w:w="70" w:type="dxa"/>
        </w:tblCellMar>
        <w:tblLook w:val="04A0"/>
      </w:tblPr>
      <w:tblGrid>
        <w:gridCol w:w="1477"/>
        <w:gridCol w:w="2162"/>
        <w:gridCol w:w="156"/>
        <w:gridCol w:w="769"/>
        <w:gridCol w:w="581"/>
        <w:gridCol w:w="238"/>
        <w:gridCol w:w="482"/>
        <w:gridCol w:w="219"/>
        <w:gridCol w:w="501"/>
        <w:gridCol w:w="200"/>
        <w:gridCol w:w="520"/>
        <w:gridCol w:w="744"/>
        <w:gridCol w:w="246"/>
        <w:gridCol w:w="1195"/>
      </w:tblGrid>
      <w:tr w:rsidR="00674ABB" w:rsidRPr="00636DDC" w:rsidTr="00E9112B">
        <w:trPr>
          <w:trHeight w:val="304"/>
        </w:trPr>
        <w:tc>
          <w:tcPr>
            <w:tcW w:w="9490" w:type="dxa"/>
            <w:gridSpan w:val="14"/>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Perfil Permiso</w:t>
            </w:r>
          </w:p>
        </w:tc>
      </w:tr>
      <w:tr w:rsidR="00674ABB" w:rsidRPr="00636DDC" w:rsidTr="00E9112B">
        <w:trPr>
          <w:trHeight w:val="304"/>
        </w:trPr>
        <w:tc>
          <w:tcPr>
            <w:tcW w:w="3639"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gridSpan w:val="2"/>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PerfilPermiso</w:t>
            </w:r>
          </w:p>
        </w:tc>
        <w:tc>
          <w:tcPr>
            <w:tcW w:w="4107" w:type="dxa"/>
            <w:gridSpan w:val="8"/>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4"/>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permisos asociados por defecto a un perfil                  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31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35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99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19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231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perfil permiso</w:t>
            </w:r>
          </w:p>
        </w:tc>
        <w:tc>
          <w:tcPr>
            <w:tcW w:w="135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19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IdTipoPerfil</w:t>
            </w:r>
          </w:p>
        </w:tc>
        <w:tc>
          <w:tcPr>
            <w:tcW w:w="231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tipo perfil</w:t>
            </w:r>
          </w:p>
        </w:tc>
        <w:tc>
          <w:tcPr>
            <w:tcW w:w="135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19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TipoPerfil</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IdPermiso</w:t>
            </w:r>
          </w:p>
        </w:tc>
        <w:tc>
          <w:tcPr>
            <w:tcW w:w="231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permiso</w:t>
            </w:r>
          </w:p>
        </w:tc>
        <w:tc>
          <w:tcPr>
            <w:tcW w:w="135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19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Permisos</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c>
          <w:tcPr>
            <w:tcW w:w="231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 del permiso</w:t>
            </w:r>
          </w:p>
        </w:tc>
        <w:tc>
          <w:tcPr>
            <w:tcW w:w="135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boolean</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19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4B3BF0">
      <w:pPr>
        <w:jc w:val="both"/>
        <w:rPr>
          <w:lang w:val="es-ES_tradnl"/>
        </w:rPr>
      </w:pPr>
      <w:r>
        <w:br w:type="page"/>
      </w:r>
    </w:p>
    <w:p w:rsidR="00674ABB" w:rsidRDefault="00674ABB" w:rsidP="00E75F3D">
      <w:pPr>
        <w:pStyle w:val="Prrafodelista"/>
        <w:numPr>
          <w:ilvl w:val="2"/>
          <w:numId w:val="28"/>
        </w:numPr>
        <w:jc w:val="both"/>
      </w:pPr>
      <w:r>
        <w:lastRenderedPageBreak/>
        <w:t>Tipo Orden.</w:t>
      </w:r>
    </w:p>
    <w:tbl>
      <w:tblPr>
        <w:tblW w:w="9490" w:type="dxa"/>
        <w:tblInd w:w="55" w:type="dxa"/>
        <w:tblCellMar>
          <w:left w:w="70" w:type="dxa"/>
          <w:right w:w="70" w:type="dxa"/>
        </w:tblCellMar>
        <w:tblLook w:val="04A0"/>
      </w:tblPr>
      <w:tblGrid>
        <w:gridCol w:w="1472"/>
        <w:gridCol w:w="2154"/>
        <w:gridCol w:w="941"/>
        <w:gridCol w:w="122"/>
        <w:gridCol w:w="707"/>
        <w:gridCol w:w="109"/>
        <w:gridCol w:w="590"/>
        <w:gridCol w:w="699"/>
        <w:gridCol w:w="1077"/>
        <w:gridCol w:w="183"/>
        <w:gridCol w:w="1436"/>
      </w:tblGrid>
      <w:tr w:rsidR="00674ABB" w:rsidRPr="00636DDC" w:rsidTr="00E9112B">
        <w:trPr>
          <w:trHeight w:val="304"/>
        </w:trPr>
        <w:tc>
          <w:tcPr>
            <w:tcW w:w="9490" w:type="dxa"/>
            <w:gridSpan w:val="11"/>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 Orden</w:t>
            </w:r>
          </w:p>
        </w:tc>
      </w:tr>
      <w:tr w:rsidR="00674ABB" w:rsidRPr="00636DDC" w:rsidTr="00E9112B">
        <w:trPr>
          <w:trHeight w:val="304"/>
        </w:trPr>
        <w:tc>
          <w:tcPr>
            <w:tcW w:w="3626"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4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2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3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96"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TipoOrden</w:t>
            </w:r>
          </w:p>
        </w:tc>
        <w:tc>
          <w:tcPr>
            <w:tcW w:w="4094" w:type="dxa"/>
            <w:gridSpan w:val="6"/>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tipos de orden (particular/garantía)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15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6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59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1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IdTipoOrden</w:t>
            </w:r>
          </w:p>
        </w:tc>
        <w:tc>
          <w:tcPr>
            <w:tcW w:w="21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tipo orden</w:t>
            </w:r>
          </w:p>
        </w:tc>
        <w:tc>
          <w:tcPr>
            <w:tcW w:w="106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5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1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21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Nombre tipo orden</w:t>
            </w:r>
          </w:p>
        </w:tc>
        <w:tc>
          <w:tcPr>
            <w:tcW w:w="106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5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1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Estado.</w:t>
      </w:r>
    </w:p>
    <w:tbl>
      <w:tblPr>
        <w:tblW w:w="9490" w:type="dxa"/>
        <w:tblInd w:w="55" w:type="dxa"/>
        <w:tblCellMar>
          <w:left w:w="70" w:type="dxa"/>
          <w:right w:w="70" w:type="dxa"/>
        </w:tblCellMar>
        <w:tblLook w:val="04A0"/>
      </w:tblPr>
      <w:tblGrid>
        <w:gridCol w:w="1365"/>
        <w:gridCol w:w="2237"/>
        <w:gridCol w:w="1010"/>
        <w:gridCol w:w="811"/>
        <w:gridCol w:w="694"/>
        <w:gridCol w:w="694"/>
        <w:gridCol w:w="1070"/>
        <w:gridCol w:w="183"/>
        <w:gridCol w:w="1426"/>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r>
      <w:tr w:rsidR="00674ABB" w:rsidRPr="00636DDC" w:rsidTr="00E9112B">
        <w:trPr>
          <w:trHeight w:val="304"/>
        </w:trPr>
        <w:tc>
          <w:tcPr>
            <w:tcW w:w="3602"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1010"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3"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2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23" w:type="dxa"/>
            <w:gridSpan w:val="4"/>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Estado</w:t>
            </w:r>
          </w:p>
        </w:tc>
        <w:tc>
          <w:tcPr>
            <w:tcW w:w="406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9"/>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estados de una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Atributo</w:t>
            </w:r>
          </w:p>
        </w:tc>
        <w:tc>
          <w:tcPr>
            <w:tcW w:w="223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1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IdEstado</w:t>
            </w:r>
          </w:p>
        </w:tc>
        <w:tc>
          <w:tcPr>
            <w:tcW w:w="2237"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estado orden</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190C6A"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223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Nombre del estado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20</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jc w:val="both"/>
      </w:pPr>
    </w:p>
    <w:p w:rsidR="00674ABB" w:rsidRDefault="00674ABB" w:rsidP="00E75F3D">
      <w:pPr>
        <w:pStyle w:val="Prrafodelista"/>
        <w:numPr>
          <w:ilvl w:val="2"/>
          <w:numId w:val="28"/>
        </w:numPr>
        <w:jc w:val="both"/>
      </w:pPr>
      <w:r>
        <w:t>Técnicos.</w:t>
      </w:r>
    </w:p>
    <w:tbl>
      <w:tblPr>
        <w:tblW w:w="9490" w:type="dxa"/>
        <w:tblInd w:w="55" w:type="dxa"/>
        <w:tblCellMar>
          <w:left w:w="70" w:type="dxa"/>
          <w:right w:w="70" w:type="dxa"/>
        </w:tblCellMar>
        <w:tblLook w:val="04A0"/>
      </w:tblPr>
      <w:tblGrid>
        <w:gridCol w:w="1005"/>
        <w:gridCol w:w="717"/>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Técnicos</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w:t>
            </w:r>
            <w:r w:rsidR="00190C6A">
              <w:rPr>
                <w:rFonts w:ascii="Calibri" w:eastAsia="Times New Roman" w:hAnsi="Calibri" w:cs="Calibri"/>
                <w:color w:val="000000"/>
                <w:sz w:val="22"/>
                <w:lang w:eastAsia="es-CL"/>
              </w:rPr>
              <w:t>Técnicos</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técnicos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63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técnico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tipo de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IdNivel</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IdUsuario</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usuario de tipo técnico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r>
    </w:tbl>
    <w:p w:rsidR="00674ABB" w:rsidRDefault="00674ABB" w:rsidP="004B3BF0">
      <w:pPr>
        <w:pStyle w:val="Prrafodelista"/>
        <w:ind w:left="1224"/>
        <w:jc w:val="both"/>
      </w:pPr>
    </w:p>
    <w:p w:rsidR="00674ABB" w:rsidRDefault="00674ABB" w:rsidP="004B3BF0">
      <w:pPr>
        <w:jc w:val="both"/>
        <w:rPr>
          <w:lang w:val="es-ES_tradnl"/>
        </w:rPr>
      </w:pPr>
      <w:r>
        <w:br w:type="page"/>
      </w:r>
    </w:p>
    <w:p w:rsidR="00674ABB" w:rsidRDefault="00674ABB" w:rsidP="00E75F3D">
      <w:pPr>
        <w:pStyle w:val="Prrafodelista"/>
        <w:numPr>
          <w:ilvl w:val="2"/>
          <w:numId w:val="28"/>
        </w:numPr>
        <w:jc w:val="both"/>
      </w:pPr>
      <w:r>
        <w:lastRenderedPageBreak/>
        <w:t>Nivel.</w:t>
      </w:r>
    </w:p>
    <w:tbl>
      <w:tblPr>
        <w:tblW w:w="9490" w:type="dxa"/>
        <w:tblInd w:w="55" w:type="dxa"/>
        <w:tblCellMar>
          <w:left w:w="70" w:type="dxa"/>
          <w:right w:w="70" w:type="dxa"/>
        </w:tblCellMar>
        <w:tblLook w:val="04A0"/>
      </w:tblPr>
      <w:tblGrid>
        <w:gridCol w:w="1564"/>
        <w:gridCol w:w="158"/>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Nivel</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tipos de nivel que puede tener un técnico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7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IdNivel</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 del tipo de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Especialidades.</w:t>
      </w:r>
    </w:p>
    <w:tbl>
      <w:tblPr>
        <w:tblW w:w="9490" w:type="dxa"/>
        <w:tblInd w:w="55" w:type="dxa"/>
        <w:tblCellMar>
          <w:left w:w="70" w:type="dxa"/>
          <w:right w:w="70" w:type="dxa"/>
        </w:tblCellMar>
        <w:tblLook w:val="04A0"/>
      </w:tblPr>
      <w:tblGrid>
        <w:gridCol w:w="1488"/>
        <w:gridCol w:w="237"/>
        <w:gridCol w:w="967"/>
        <w:gridCol w:w="579"/>
        <w:gridCol w:w="585"/>
        <w:gridCol w:w="417"/>
        <w:gridCol w:w="586"/>
        <w:gridCol w:w="147"/>
        <w:gridCol w:w="457"/>
        <w:gridCol w:w="485"/>
        <w:gridCol w:w="1718"/>
        <w:gridCol w:w="711"/>
        <w:gridCol w:w="1113"/>
      </w:tblGrid>
      <w:tr w:rsidR="00674ABB" w:rsidRPr="00636DDC" w:rsidTr="00E9112B">
        <w:trPr>
          <w:trHeight w:val="303"/>
        </w:trPr>
        <w:tc>
          <w:tcPr>
            <w:tcW w:w="1488"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Especialidades</w:t>
            </w:r>
          </w:p>
        </w:tc>
        <w:tc>
          <w:tcPr>
            <w:tcW w:w="12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16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003"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485"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242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13"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3"/>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r w:rsidRPr="00636DDC">
              <w:rPr>
                <w:rFonts w:ascii="Calibri" w:eastAsia="Times New Roman" w:hAnsi="Calibri" w:cs="Calibri"/>
                <w:color w:val="000000"/>
                <w:sz w:val="22"/>
                <w:lang w:eastAsia="es-CL"/>
              </w:rPr>
              <w:t> </w:t>
            </w:r>
          </w:p>
        </w:tc>
      </w:tr>
      <w:tr w:rsidR="00674ABB" w:rsidRPr="00636DDC" w:rsidTr="00E9112B">
        <w:trPr>
          <w:trHeight w:val="303"/>
        </w:trPr>
        <w:tc>
          <w:tcPr>
            <w:tcW w:w="4859"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Especialidades</w:t>
            </w:r>
          </w:p>
        </w:tc>
        <w:tc>
          <w:tcPr>
            <w:tcW w:w="4631" w:type="dxa"/>
            <w:gridSpan w:val="6"/>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3"/>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especialidades de los técnicos                  Relaciones                 </w:t>
            </w: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Atributo</w:t>
            </w:r>
          </w:p>
        </w:tc>
        <w:tc>
          <w:tcPr>
            <w:tcW w:w="154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1002"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45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48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71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54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especialidad</w:t>
            </w:r>
          </w:p>
        </w:tc>
        <w:tc>
          <w:tcPr>
            <w:tcW w:w="100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48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8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IdTecnico</w:t>
            </w:r>
          </w:p>
        </w:tc>
        <w:tc>
          <w:tcPr>
            <w:tcW w:w="154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técnico relacionado</w:t>
            </w:r>
          </w:p>
        </w:tc>
        <w:tc>
          <w:tcPr>
            <w:tcW w:w="100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48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Técnico</w:t>
            </w:r>
          </w:p>
        </w:tc>
      </w:tr>
      <w:tr w:rsidR="00674ABB" w:rsidRPr="00636DDC" w:rsidTr="00E9112B">
        <w:trPr>
          <w:trHeight w:val="303"/>
        </w:trPr>
        <w:tc>
          <w:tcPr>
            <w:tcW w:w="172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TipoEspecialidad</w:t>
            </w:r>
          </w:p>
        </w:tc>
        <w:tc>
          <w:tcPr>
            <w:tcW w:w="154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especialidad relacionado con técnico</w:t>
            </w:r>
          </w:p>
        </w:tc>
        <w:tc>
          <w:tcPr>
            <w:tcW w:w="100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485"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TipoEspecialidad</w:t>
            </w:r>
          </w:p>
        </w:tc>
      </w:tr>
    </w:tbl>
    <w:p w:rsidR="00C426D8" w:rsidRDefault="00C426D8" w:rsidP="004B3BF0">
      <w:pPr>
        <w:pStyle w:val="Prrafodelista"/>
        <w:ind w:left="1224"/>
        <w:jc w:val="both"/>
      </w:pPr>
    </w:p>
    <w:p w:rsidR="00674ABB" w:rsidRDefault="00674ABB" w:rsidP="00E75F3D">
      <w:pPr>
        <w:pStyle w:val="Prrafodelista"/>
        <w:numPr>
          <w:ilvl w:val="2"/>
          <w:numId w:val="28"/>
        </w:numPr>
        <w:jc w:val="both"/>
      </w:pPr>
      <w:r>
        <w:t>Tipo</w:t>
      </w:r>
      <w:r w:rsidR="00190C6A">
        <w:t xml:space="preserve"> </w:t>
      </w:r>
      <w:r>
        <w:t>Especialidades.</w:t>
      </w:r>
    </w:p>
    <w:tbl>
      <w:tblPr>
        <w:tblW w:w="9490" w:type="dxa"/>
        <w:tblInd w:w="55" w:type="dxa"/>
        <w:tblCellMar>
          <w:left w:w="70" w:type="dxa"/>
          <w:right w:w="70" w:type="dxa"/>
        </w:tblCellMar>
        <w:tblLook w:val="04A0"/>
      </w:tblPr>
      <w:tblGrid>
        <w:gridCol w:w="2130"/>
        <w:gridCol w:w="1804"/>
        <w:gridCol w:w="835"/>
        <w:gridCol w:w="69"/>
        <w:gridCol w:w="708"/>
        <w:gridCol w:w="666"/>
        <w:gridCol w:w="666"/>
        <w:gridCol w:w="1009"/>
        <w:gridCol w:w="278"/>
        <w:gridCol w:w="1325"/>
      </w:tblGrid>
      <w:tr w:rsidR="00674ABB" w:rsidRPr="00636DDC" w:rsidTr="00E9112B">
        <w:trPr>
          <w:trHeight w:val="304"/>
        </w:trPr>
        <w:tc>
          <w:tcPr>
            <w:tcW w:w="2133"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Especialidades</w:t>
            </w:r>
          </w:p>
        </w:tc>
        <w:tc>
          <w:tcPr>
            <w:tcW w:w="1805"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83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70"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8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26"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938"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3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7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8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2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TipoEspecialidades</w:t>
            </w:r>
          </w:p>
        </w:tc>
        <w:tc>
          <w:tcPr>
            <w:tcW w:w="3946"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tipos de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0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0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6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6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1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IdTipoEspecialidades</w:t>
            </w:r>
          </w:p>
        </w:tc>
        <w:tc>
          <w:tcPr>
            <w:tcW w:w="180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especialidad</w:t>
            </w:r>
          </w:p>
        </w:tc>
        <w:tc>
          <w:tcPr>
            <w:tcW w:w="90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2B2F7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180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 tipo especialidad</w:t>
            </w:r>
          </w:p>
        </w:tc>
        <w:tc>
          <w:tcPr>
            <w:tcW w:w="90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jc w:val="both"/>
      </w:pPr>
    </w:p>
    <w:p w:rsidR="00674ABB" w:rsidRDefault="00674ABB" w:rsidP="004B3BF0">
      <w:pPr>
        <w:jc w:val="both"/>
      </w:pPr>
      <w:r>
        <w:br w:type="page"/>
      </w:r>
    </w:p>
    <w:p w:rsidR="00674ABB" w:rsidRPr="00674ABB" w:rsidRDefault="00674ABB" w:rsidP="004B3BF0">
      <w:pPr>
        <w:jc w:val="both"/>
      </w:pPr>
    </w:p>
    <w:p w:rsidR="00D9269C" w:rsidRDefault="00D9269C" w:rsidP="00E75F3D">
      <w:pPr>
        <w:pStyle w:val="Ttulo2"/>
        <w:numPr>
          <w:ilvl w:val="0"/>
          <w:numId w:val="28"/>
        </w:numPr>
        <w:jc w:val="both"/>
      </w:pPr>
      <w:bookmarkStart w:id="79" w:name="_Toc246253232"/>
      <w:r>
        <w:t>Casos de uso.</w:t>
      </w:r>
      <w:bookmarkEnd w:id="79"/>
    </w:p>
    <w:p w:rsidR="00D9269C" w:rsidRDefault="00D9269C" w:rsidP="00E75F3D">
      <w:pPr>
        <w:pStyle w:val="Ttulo2"/>
        <w:numPr>
          <w:ilvl w:val="1"/>
          <w:numId w:val="28"/>
        </w:numPr>
        <w:jc w:val="both"/>
      </w:pPr>
      <w:bookmarkStart w:id="80" w:name="_Toc246253233"/>
      <w:r>
        <w:t>Diagrama casos de uso</w:t>
      </w:r>
      <w:bookmarkEnd w:id="80"/>
    </w:p>
    <w:p w:rsidR="00D16F14" w:rsidRPr="00D16F14" w:rsidRDefault="00D16F14" w:rsidP="004B3BF0">
      <w:pPr>
        <w:jc w:val="both"/>
      </w:pPr>
      <w:r w:rsidRPr="00D16F14">
        <w:rPr>
          <w:noProof/>
          <w:lang w:eastAsia="es-CL"/>
        </w:rPr>
        <w:drawing>
          <wp:inline distT="0" distB="0" distL="0" distR="0">
            <wp:extent cx="5972175" cy="4459605"/>
            <wp:effectExtent l="19050" t="0" r="9525" b="0"/>
            <wp:docPr id="370" name="7 Imagen" descr="caso de 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jpg"/>
                    <pic:cNvPicPr/>
                  </pic:nvPicPr>
                  <pic:blipFill>
                    <a:blip r:embed="rId16" cstate="print"/>
                    <a:stretch>
                      <a:fillRect/>
                    </a:stretch>
                  </pic:blipFill>
                  <pic:spPr>
                    <a:xfrm>
                      <a:off x="0" y="0"/>
                      <a:ext cx="5972175" cy="4459605"/>
                    </a:xfrm>
                    <a:prstGeom prst="rect">
                      <a:avLst/>
                    </a:prstGeom>
                  </pic:spPr>
                </pic:pic>
              </a:graphicData>
            </a:graphic>
          </wp:inline>
        </w:drawing>
      </w:r>
    </w:p>
    <w:p w:rsidR="00D16F14" w:rsidRDefault="00D16F14" w:rsidP="004B3BF0">
      <w:pPr>
        <w:jc w:val="both"/>
      </w:pPr>
      <w:r>
        <w:br w:type="page"/>
      </w:r>
    </w:p>
    <w:p w:rsidR="00D9269C" w:rsidRDefault="00D9269C" w:rsidP="00E75F3D">
      <w:pPr>
        <w:pStyle w:val="Ttulo2"/>
        <w:numPr>
          <w:ilvl w:val="1"/>
          <w:numId w:val="28"/>
        </w:numPr>
        <w:jc w:val="both"/>
      </w:pPr>
      <w:bookmarkStart w:id="81" w:name="_Toc246253234"/>
      <w:r>
        <w:lastRenderedPageBreak/>
        <w:t>Caso de uso Ingresar Orden de trabajo.</w:t>
      </w:r>
      <w:bookmarkEnd w:id="8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Ingresa Orden de Trabajo.</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D16F14" w:rsidP="004B3BF0">
            <w:pPr>
              <w:spacing w:after="0" w:line="240" w:lineRule="auto"/>
              <w:jc w:val="both"/>
            </w:pPr>
            <w:r>
              <w:t>Rumina Morales.</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D16F14" w:rsidP="004B3BF0">
            <w:pPr>
              <w:spacing w:after="0" w:line="240" w:lineRule="auto"/>
              <w:jc w:val="both"/>
            </w:pPr>
            <w:r>
              <w:t>25/09/2009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Ingreso de artículo al servicio técnico.</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Recepcionista.</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Default="00D16F14" w:rsidP="004B3BF0">
            <w:pPr>
              <w:spacing w:after="0" w:line="240" w:lineRule="auto"/>
              <w:jc w:val="both"/>
            </w:pPr>
            <w:r>
              <w:t xml:space="preserve">El cliente debe llevar su artículo defectuoso para ser revisado en el servicio técnico. </w:t>
            </w:r>
          </w:p>
          <w:p w:rsidR="00D16F14" w:rsidRPr="00F67ED1" w:rsidRDefault="00D16F14" w:rsidP="004B3BF0">
            <w:pPr>
              <w:spacing w:after="0" w:line="240" w:lineRule="auto"/>
              <w:jc w:val="both"/>
            </w:pPr>
            <w:r>
              <w:t>El recepcionista debe estar logueado al sistema con su usuario y contraseña.</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15"/>
              </w:numPr>
              <w:spacing w:after="0" w:line="240" w:lineRule="auto"/>
              <w:jc w:val="both"/>
            </w:pPr>
            <w:r>
              <w:t xml:space="preserve"> El recepcionista recibe el articulo </w:t>
            </w:r>
          </w:p>
          <w:p w:rsidR="00D16F14" w:rsidRDefault="00D16F14" w:rsidP="004B3BF0">
            <w:pPr>
              <w:pStyle w:val="Prrafodelista"/>
              <w:numPr>
                <w:ilvl w:val="0"/>
                <w:numId w:val="15"/>
              </w:numPr>
              <w:spacing w:after="0" w:line="240" w:lineRule="auto"/>
              <w:jc w:val="both"/>
            </w:pPr>
            <w:r>
              <w:t xml:space="preserve"> Accede en el link de crear orden dentro del sistema.</w:t>
            </w:r>
          </w:p>
          <w:p w:rsidR="00D16F14" w:rsidRDefault="00D16F14" w:rsidP="004B3BF0">
            <w:pPr>
              <w:pStyle w:val="Prrafodelista"/>
              <w:numPr>
                <w:ilvl w:val="0"/>
                <w:numId w:val="15"/>
              </w:numPr>
              <w:spacing w:after="0" w:line="240" w:lineRule="auto"/>
              <w:jc w:val="both"/>
            </w:pPr>
            <w:r>
              <w:t xml:space="preserve"> El sistema solicitará verificar si existe el cliente a través del Rut.</w:t>
            </w:r>
          </w:p>
          <w:p w:rsidR="00D16F14" w:rsidRDefault="00D16F14" w:rsidP="004B3BF0">
            <w:pPr>
              <w:pStyle w:val="Prrafodelista"/>
              <w:numPr>
                <w:ilvl w:val="0"/>
                <w:numId w:val="15"/>
              </w:numPr>
              <w:spacing w:after="0" w:line="240" w:lineRule="auto"/>
              <w:jc w:val="both"/>
            </w:pPr>
            <w:r>
              <w:t xml:space="preserve"> El sistema solicitará verificar si existe el artículo.</w:t>
            </w:r>
          </w:p>
          <w:p w:rsidR="00D16F14" w:rsidRDefault="00D16F14" w:rsidP="004B3BF0">
            <w:pPr>
              <w:pStyle w:val="Prrafodelista"/>
              <w:numPr>
                <w:ilvl w:val="0"/>
                <w:numId w:val="15"/>
              </w:numPr>
              <w:spacing w:after="0" w:line="240" w:lineRule="auto"/>
              <w:jc w:val="both"/>
            </w:pPr>
            <w:r>
              <w:t xml:space="preserve"> Se ingresan datos de la orden de trabajo, en donde se especifican detalles como falla, fecha de entrega, serie del artículo, condiciones de artículo y tipo de orden.</w:t>
            </w:r>
          </w:p>
          <w:p w:rsidR="00D16F14" w:rsidRPr="00F67ED1" w:rsidRDefault="00D16F14" w:rsidP="004B3BF0">
            <w:pPr>
              <w:pStyle w:val="Prrafodelista"/>
              <w:numPr>
                <w:ilvl w:val="0"/>
                <w:numId w:val="15"/>
              </w:numPr>
              <w:spacing w:after="0" w:line="240" w:lineRule="auto"/>
              <w:jc w:val="both"/>
            </w:pPr>
            <w:r>
              <w:t>Se entrega copia de contrato de recepción al cliente, y una copia para el servicio.</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Default="00D16F14" w:rsidP="004B3BF0">
            <w:pPr>
              <w:pStyle w:val="Prrafodelista"/>
              <w:numPr>
                <w:ilvl w:val="0"/>
                <w:numId w:val="16"/>
              </w:numPr>
              <w:spacing w:after="0" w:line="240" w:lineRule="auto"/>
              <w:jc w:val="both"/>
            </w:pPr>
            <w:r>
              <w:t>El recepcionista recibe el artículo.</w:t>
            </w:r>
          </w:p>
          <w:p w:rsidR="00D16F14" w:rsidRDefault="00D16F14" w:rsidP="004B3BF0">
            <w:pPr>
              <w:pStyle w:val="Prrafodelista"/>
              <w:numPr>
                <w:ilvl w:val="0"/>
                <w:numId w:val="16"/>
              </w:numPr>
              <w:spacing w:after="0" w:line="240" w:lineRule="auto"/>
              <w:jc w:val="both"/>
            </w:pPr>
            <w:r>
              <w:t>Accede en el link de crear orden de trabajo dentro del sistema.</w:t>
            </w:r>
          </w:p>
          <w:p w:rsidR="00D16F14" w:rsidRDefault="00D16F14" w:rsidP="004B3BF0">
            <w:pPr>
              <w:pStyle w:val="Prrafodelista"/>
              <w:numPr>
                <w:ilvl w:val="0"/>
                <w:numId w:val="16"/>
              </w:numPr>
              <w:spacing w:after="0" w:line="240" w:lineRule="auto"/>
              <w:jc w:val="both"/>
            </w:pPr>
            <w:r>
              <w:t>El sistema solicitará verificar si existe el cliente si este no existe el sistema solicitara crear el cliente.</w:t>
            </w:r>
          </w:p>
          <w:p w:rsidR="00D16F14" w:rsidRDefault="00D16F14" w:rsidP="004B3BF0">
            <w:pPr>
              <w:pStyle w:val="Prrafodelista"/>
              <w:numPr>
                <w:ilvl w:val="0"/>
                <w:numId w:val="16"/>
              </w:numPr>
              <w:spacing w:after="0" w:line="240" w:lineRule="auto"/>
              <w:jc w:val="both"/>
            </w:pPr>
            <w:r>
              <w:t>El sistema solicitará verificar si existe el articulo si este no existe solicitara su creación</w:t>
            </w:r>
          </w:p>
          <w:p w:rsidR="00D16F14" w:rsidRDefault="00D16F14" w:rsidP="004B3BF0">
            <w:pPr>
              <w:pStyle w:val="Prrafodelista"/>
              <w:numPr>
                <w:ilvl w:val="0"/>
                <w:numId w:val="16"/>
              </w:numPr>
              <w:spacing w:after="0" w:line="240" w:lineRule="auto"/>
              <w:jc w:val="both"/>
            </w:pPr>
            <w:r>
              <w:t>Una vez creados el cliente y artículo, el sistema solicitará ingresar el detalle de la orden de trabajo, donde se especifican detalles como falla, fecha de entrega, serie del artículo, condiciones del artículo y tipo de orden.</w:t>
            </w:r>
          </w:p>
          <w:p w:rsidR="00D16F14" w:rsidRDefault="00D16F14" w:rsidP="004B3BF0">
            <w:pPr>
              <w:pStyle w:val="Prrafodelista"/>
              <w:numPr>
                <w:ilvl w:val="0"/>
                <w:numId w:val="16"/>
              </w:numPr>
              <w:spacing w:after="0" w:line="240" w:lineRule="auto"/>
              <w:jc w:val="both"/>
            </w:pPr>
            <w:r>
              <w:t>Se entrega copia de contrato de recepción al cliente y una copia para el servicio.</w:t>
            </w:r>
          </w:p>
          <w:p w:rsidR="00D16F14" w:rsidRPr="00F67ED1" w:rsidRDefault="00D16F14" w:rsidP="004B3BF0">
            <w:pPr>
              <w:spacing w:after="0" w:line="240" w:lineRule="auto"/>
              <w:jc w:val="both"/>
            </w:pP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La orden de trabajo queda disponible para la asignación de técnico ( carga de trabajo) ya sea automática a través del sistema o manual por medio del administrativo.</w:t>
            </w:r>
          </w:p>
        </w:tc>
      </w:tr>
    </w:tbl>
    <w:p w:rsidR="00D16F14" w:rsidRPr="00D16F14" w:rsidRDefault="00D16F14" w:rsidP="004B3BF0">
      <w:pPr>
        <w:jc w:val="both"/>
      </w:pP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82" w:name="_Toc246253235"/>
      <w:r>
        <w:lastRenderedPageBreak/>
        <w:t>Caso de uso Asignación.</w:t>
      </w:r>
      <w:bookmarkEnd w:id="8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Asignación.</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D16F14" w:rsidP="004B3BF0">
            <w:pPr>
              <w:spacing w:after="0" w:line="240" w:lineRule="auto"/>
              <w:jc w:val="both"/>
            </w:pPr>
            <w:r>
              <w:t>Rumina Morales.</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D16F14" w:rsidP="004B3BF0">
            <w:pPr>
              <w:spacing w:after="0" w:line="240" w:lineRule="auto"/>
              <w:jc w:val="both"/>
            </w:pPr>
            <w:r>
              <w:t>25/09/2009.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Se realiza la asignación de  trabajo a los técnicos disponibles, esta carga puede ser automática o manual.</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Recepcionista, Administrativo.</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Pr="00F67ED1" w:rsidRDefault="00D16F14" w:rsidP="004B3BF0">
            <w:pPr>
              <w:spacing w:after="0" w:line="240" w:lineRule="auto"/>
              <w:jc w:val="both"/>
            </w:pPr>
            <w:r>
              <w:t>Debe existir una orden de trabajo ingresada en el sistema sin técnico asignado y en estado ingresado.</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17"/>
              </w:numPr>
              <w:spacing w:after="0" w:line="240" w:lineRule="auto"/>
              <w:jc w:val="both"/>
            </w:pPr>
            <w:r>
              <w:t>Luego que el recepcionista genera la orden de trabajo, el sistema automáticamente realiza una búsqueda de los técnicos disponibles para la revisión del artículo, y lo asigna automáticamente.</w:t>
            </w:r>
          </w:p>
          <w:p w:rsidR="00D16F14" w:rsidRPr="00F67ED1" w:rsidRDefault="00D16F14" w:rsidP="004B3BF0">
            <w:pPr>
              <w:pStyle w:val="Prrafodelista"/>
              <w:numPr>
                <w:ilvl w:val="0"/>
                <w:numId w:val="17"/>
              </w:numPr>
              <w:spacing w:after="0" w:line="240" w:lineRule="auto"/>
              <w:jc w:val="both"/>
            </w:pPr>
            <w:r>
              <w:t>El sistema enviara esa orden de trabajo al técnico asignado.</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Default="00D16F14" w:rsidP="004B3BF0">
            <w:pPr>
              <w:pStyle w:val="Prrafodelista"/>
              <w:numPr>
                <w:ilvl w:val="0"/>
                <w:numId w:val="18"/>
              </w:numPr>
              <w:spacing w:after="0" w:line="240" w:lineRule="auto"/>
              <w:jc w:val="both"/>
            </w:pPr>
            <w:r>
              <w:t>Luego que el recepcionista genera la orden de trabajo, el sistema debería  asignar automáticamente la orden a algún técnico disponible. En el caso de que no exista técnico disponible la orden seguirá en estado Ingresado y se visualizara en el ambiente del administrativo.</w:t>
            </w:r>
          </w:p>
          <w:p w:rsidR="00D16F14" w:rsidRPr="00F67ED1" w:rsidRDefault="00D16F14" w:rsidP="004B3BF0">
            <w:pPr>
              <w:pStyle w:val="Prrafodelista"/>
              <w:numPr>
                <w:ilvl w:val="0"/>
                <w:numId w:val="18"/>
              </w:numPr>
              <w:spacing w:after="0" w:line="240" w:lineRule="auto"/>
              <w:jc w:val="both"/>
            </w:pPr>
            <w:r>
              <w:t>El administrativo verificara  los técnicos disponibles para la revisión de ese artículo y lo asignara.</w:t>
            </w: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El técnico vera en su ambiente la orden asignada y como pendiente  para revisión.</w:t>
            </w:r>
          </w:p>
        </w:tc>
      </w:tr>
    </w:tbl>
    <w:p w:rsidR="00D16F14" w:rsidRPr="00D16F14" w:rsidRDefault="00D16F14" w:rsidP="004B3BF0">
      <w:pPr>
        <w:jc w:val="both"/>
      </w:pP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83" w:name="_Toc246253236"/>
      <w:r>
        <w:lastRenderedPageBreak/>
        <w:t>Caso de uso Asignación /Reparación.</w:t>
      </w:r>
      <w:bookmarkEnd w:id="8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Revisión/Reparación.</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190C6A" w:rsidP="004B3BF0">
            <w:pPr>
              <w:spacing w:after="0" w:line="240" w:lineRule="auto"/>
              <w:jc w:val="both"/>
            </w:pPr>
            <w:r>
              <w:t>Sebastián Aburto</w:t>
            </w:r>
            <w:r w:rsidR="00D16F14">
              <w:t>.</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D16F14" w:rsidP="004B3BF0">
            <w:pPr>
              <w:spacing w:after="0" w:line="240" w:lineRule="auto"/>
              <w:jc w:val="both"/>
            </w:pPr>
            <w:r>
              <w:t>25/09/2009.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El técnico verá reflejada en el listado de ordenes asignada una nueva orden para revisión.</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Técnico.</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Pr="00F67ED1" w:rsidRDefault="00D16F14" w:rsidP="004B3BF0">
            <w:pPr>
              <w:spacing w:after="0" w:line="240" w:lineRule="auto"/>
              <w:jc w:val="both"/>
            </w:pPr>
            <w:r>
              <w:t xml:space="preserve">Debe tener </w:t>
            </w:r>
            <w:r w:rsidR="00E42DD5">
              <w:t>órdenes</w:t>
            </w:r>
            <w:r>
              <w:t xml:space="preserve"> asignadas en estado asignado para revisar.</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19"/>
              </w:numPr>
              <w:spacing w:after="0" w:line="240" w:lineRule="auto"/>
              <w:jc w:val="both"/>
            </w:pPr>
            <w:r>
              <w:t>El técnico verifica el link de órdenes asignadas, las nuevas órdenes asignadas para su revisión.</w:t>
            </w:r>
          </w:p>
          <w:p w:rsidR="00D16F14" w:rsidRDefault="00D16F14" w:rsidP="004B3BF0">
            <w:pPr>
              <w:pStyle w:val="Prrafodelista"/>
              <w:numPr>
                <w:ilvl w:val="0"/>
                <w:numId w:val="19"/>
              </w:numPr>
              <w:spacing w:after="0" w:line="240" w:lineRule="auto"/>
              <w:jc w:val="both"/>
            </w:pPr>
            <w:r>
              <w:t>Selecciona una orden y busca el producto físico para revisión o reparación.</w:t>
            </w:r>
          </w:p>
          <w:p w:rsidR="00D16F14" w:rsidRPr="00F67ED1" w:rsidRDefault="00D16F14" w:rsidP="004B3BF0">
            <w:pPr>
              <w:pStyle w:val="Prrafodelista"/>
              <w:numPr>
                <w:ilvl w:val="0"/>
                <w:numId w:val="19"/>
              </w:numPr>
              <w:spacing w:after="0" w:line="240" w:lineRule="auto"/>
              <w:jc w:val="both"/>
            </w:pPr>
            <w:r>
              <w:t>El técnico luego de revisar o reparar ingresara el detalle en la orden de trabajo. Este detalle se agregara al historial de detalle de la orden de trabajo.</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Pr="00DB1710" w:rsidRDefault="00D16F14" w:rsidP="004B3BF0">
            <w:pPr>
              <w:pStyle w:val="Prrafodelista"/>
              <w:numPr>
                <w:ilvl w:val="0"/>
                <w:numId w:val="20"/>
              </w:numPr>
              <w:spacing w:after="0" w:line="240" w:lineRule="auto"/>
              <w:jc w:val="both"/>
              <w:rPr>
                <w:u w:val="single"/>
              </w:rPr>
            </w:pPr>
            <w:r>
              <w:t>El técnico verifica el link de ordenes asignadas, las ordenes asignadas para su revisión.</w:t>
            </w:r>
          </w:p>
          <w:p w:rsidR="00D16F14" w:rsidRPr="00DB1710" w:rsidRDefault="00D16F14" w:rsidP="004B3BF0">
            <w:pPr>
              <w:pStyle w:val="Prrafodelista"/>
              <w:numPr>
                <w:ilvl w:val="0"/>
                <w:numId w:val="20"/>
              </w:numPr>
              <w:spacing w:after="0" w:line="240" w:lineRule="auto"/>
              <w:jc w:val="both"/>
              <w:rPr>
                <w:u w:val="single"/>
              </w:rPr>
            </w:pPr>
            <w:r>
              <w:t>Selecciona una orden y busca el producto físico para su revisión  o reparación.</w:t>
            </w:r>
          </w:p>
          <w:p w:rsidR="00D16F14" w:rsidRPr="00DB1710" w:rsidRDefault="00D16F14" w:rsidP="004B3BF0">
            <w:pPr>
              <w:pStyle w:val="Prrafodelista"/>
              <w:numPr>
                <w:ilvl w:val="0"/>
                <w:numId w:val="20"/>
              </w:numPr>
              <w:spacing w:after="0" w:line="240" w:lineRule="auto"/>
              <w:jc w:val="both"/>
              <w:rPr>
                <w:u w:val="single"/>
              </w:rPr>
            </w:pPr>
            <w:r>
              <w:t>El técnico luego de revisar o reparar ingresara el detalle en la orden de trabajo. Este detalle se agregará al historial de detalle de la orden de trabajo.</w:t>
            </w:r>
          </w:p>
          <w:p w:rsidR="00D16F14" w:rsidRPr="00DB1710" w:rsidRDefault="00D16F14" w:rsidP="004B3BF0">
            <w:pPr>
              <w:pStyle w:val="Prrafodelista"/>
              <w:numPr>
                <w:ilvl w:val="0"/>
                <w:numId w:val="20"/>
              </w:numPr>
              <w:spacing w:after="0" w:line="240" w:lineRule="auto"/>
              <w:jc w:val="both"/>
              <w:rPr>
                <w:u w:val="single"/>
              </w:rPr>
            </w:pPr>
            <w:r>
              <w:t>Si el nuevo estado de la orden de trabajo es pendiente o revisado significa que el artículo seguirá aun en el servicio, para una segunda parte en el proceso de revisión, donde se debe agregar nuevamente otro detalle. Este proceso se repetirá hasta que el artículo quede en estado reparado o listo para entrega.</w:t>
            </w: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La orden de trabajo debe quedar en estado revisada, reparado o pendiente, y además debe contener un detalle de lo realizado.</w:t>
            </w:r>
          </w:p>
        </w:tc>
      </w:tr>
    </w:tbl>
    <w:p w:rsidR="00D16F14" w:rsidRPr="00D16F14" w:rsidRDefault="00D16F14" w:rsidP="004B3BF0">
      <w:pPr>
        <w:jc w:val="both"/>
      </w:pP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84" w:name="_Toc246253237"/>
      <w:r>
        <w:lastRenderedPageBreak/>
        <w:t>Caso de uso Entrega.</w:t>
      </w:r>
      <w:bookmarkEnd w:id="8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Entrega.</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190C6A" w:rsidP="004B3BF0">
            <w:pPr>
              <w:spacing w:after="0" w:line="240" w:lineRule="auto"/>
              <w:jc w:val="both"/>
            </w:pPr>
            <w:r>
              <w:t>Sebastián Aburto</w:t>
            </w:r>
            <w:r w:rsidR="00D16F14">
              <w:t>.</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190C6A" w:rsidP="004B3BF0">
            <w:pPr>
              <w:spacing w:after="0" w:line="240" w:lineRule="auto"/>
              <w:jc w:val="both"/>
            </w:pPr>
            <w:r>
              <w:t>25</w:t>
            </w:r>
            <w:r w:rsidR="00D16F14">
              <w:t>/0</w:t>
            </w:r>
            <w:r>
              <w:t>9</w:t>
            </w:r>
            <w:r w:rsidR="00D16F14">
              <w:t>/2009.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Una vez que el estado del artículo sea reparado o listo para retirar, el artículo queda listo para entregar al cliente.</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Recepcionista.</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Pr="00F67ED1" w:rsidRDefault="00D16F14" w:rsidP="004B3BF0">
            <w:pPr>
              <w:spacing w:after="0" w:line="240" w:lineRule="auto"/>
              <w:jc w:val="both"/>
            </w:pPr>
            <w:r>
              <w:t>Articulo en estado reparado o listo para retirar.</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21"/>
              </w:numPr>
              <w:spacing w:after="0" w:line="240" w:lineRule="auto"/>
              <w:jc w:val="both"/>
            </w:pPr>
            <w:r>
              <w:t>El cliente solicita su artículo listo al recepcionista, con el contrato que se le entrego en el momento de la recepción.</w:t>
            </w:r>
          </w:p>
          <w:p w:rsidR="00D16F14" w:rsidRDefault="00D16F14" w:rsidP="004B3BF0">
            <w:pPr>
              <w:pStyle w:val="Prrafodelista"/>
              <w:numPr>
                <w:ilvl w:val="0"/>
                <w:numId w:val="21"/>
              </w:numPr>
              <w:spacing w:after="0" w:line="240" w:lineRule="auto"/>
              <w:jc w:val="both"/>
            </w:pPr>
            <w:r>
              <w:t>El recepcionista verifica el estado del artículo, por medio del número de orden de trabajo.</w:t>
            </w:r>
          </w:p>
          <w:p w:rsidR="00D16F14" w:rsidRPr="00F67ED1" w:rsidRDefault="00D16F14" w:rsidP="004B3BF0">
            <w:pPr>
              <w:pStyle w:val="Prrafodelista"/>
              <w:numPr>
                <w:ilvl w:val="0"/>
                <w:numId w:val="21"/>
              </w:numPr>
              <w:spacing w:after="0" w:line="240" w:lineRule="auto"/>
              <w:jc w:val="both"/>
            </w:pPr>
            <w:r>
              <w:t>Una vez encontrada la orden se realiza la entrega del artículo físico al cliente.</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Default="00D16F14" w:rsidP="004B3BF0">
            <w:pPr>
              <w:pStyle w:val="Prrafodelista"/>
              <w:numPr>
                <w:ilvl w:val="0"/>
                <w:numId w:val="22"/>
              </w:numPr>
              <w:spacing w:after="0" w:line="240" w:lineRule="auto"/>
              <w:jc w:val="both"/>
            </w:pPr>
            <w:r>
              <w:t>El cliente solicita su artículo listo al recepcionista, con el contrato que se le entrego en el momento de la recepción.</w:t>
            </w:r>
          </w:p>
          <w:p w:rsidR="00D16F14" w:rsidRPr="00F67ED1" w:rsidRDefault="00D16F14" w:rsidP="004B3BF0">
            <w:pPr>
              <w:pStyle w:val="Prrafodelista"/>
              <w:numPr>
                <w:ilvl w:val="0"/>
                <w:numId w:val="22"/>
              </w:numPr>
              <w:spacing w:after="0" w:line="240" w:lineRule="auto"/>
              <w:jc w:val="both"/>
            </w:pPr>
            <w:r>
              <w:t>El recepcionista verifica el estado del artículo por medio del número de la orden de trabajo.  Si el cliente no tiene la orden de trabajo debe presentar su cedula de identidad y se buscara la orden de trabajo por Rut de cliente.</w:t>
            </w: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El artículo es entregado al cliente.</w:t>
            </w:r>
          </w:p>
        </w:tc>
      </w:tr>
    </w:tbl>
    <w:p w:rsidR="00D16F14" w:rsidRPr="00D16F14" w:rsidRDefault="00D16F14" w:rsidP="004B3BF0">
      <w:pPr>
        <w:jc w:val="both"/>
      </w:pPr>
    </w:p>
    <w:p w:rsidR="000268F8" w:rsidRDefault="000268F8"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85" w:name="_Toc246253238"/>
      <w:r>
        <w:lastRenderedPageBreak/>
        <w:t>Caso de uso Administrar Técnicos.</w:t>
      </w:r>
      <w:bookmarkEnd w:id="8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0268F8" w:rsidRPr="00F67ED1" w:rsidTr="00AE19BB">
        <w:tc>
          <w:tcPr>
            <w:tcW w:w="2093" w:type="dxa"/>
          </w:tcPr>
          <w:p w:rsidR="000268F8" w:rsidRPr="00F67ED1" w:rsidRDefault="000268F8" w:rsidP="004B3BF0">
            <w:pPr>
              <w:spacing w:after="0" w:line="240" w:lineRule="auto"/>
              <w:jc w:val="both"/>
            </w:pPr>
            <w:r w:rsidRPr="00F67ED1">
              <w:t>Nombre:</w:t>
            </w:r>
          </w:p>
        </w:tc>
        <w:tc>
          <w:tcPr>
            <w:tcW w:w="6551" w:type="dxa"/>
          </w:tcPr>
          <w:p w:rsidR="000268F8" w:rsidRPr="00F67ED1" w:rsidRDefault="000268F8" w:rsidP="004B3BF0">
            <w:pPr>
              <w:spacing w:after="0" w:line="240" w:lineRule="auto"/>
              <w:jc w:val="both"/>
            </w:pPr>
            <w:r>
              <w:t>Administrar Técnicos.</w:t>
            </w:r>
          </w:p>
        </w:tc>
      </w:tr>
      <w:tr w:rsidR="000268F8" w:rsidRPr="00F67ED1" w:rsidTr="00AE19BB">
        <w:tc>
          <w:tcPr>
            <w:tcW w:w="2093" w:type="dxa"/>
          </w:tcPr>
          <w:p w:rsidR="000268F8" w:rsidRPr="00F67ED1" w:rsidRDefault="000268F8" w:rsidP="004B3BF0">
            <w:pPr>
              <w:spacing w:after="0" w:line="240" w:lineRule="auto"/>
              <w:jc w:val="both"/>
            </w:pPr>
            <w:r w:rsidRPr="00F67ED1">
              <w:t>Autor:</w:t>
            </w:r>
          </w:p>
        </w:tc>
        <w:tc>
          <w:tcPr>
            <w:tcW w:w="6551" w:type="dxa"/>
          </w:tcPr>
          <w:p w:rsidR="000268F8" w:rsidRPr="00F67ED1" w:rsidRDefault="000268F8" w:rsidP="004B3BF0">
            <w:pPr>
              <w:spacing w:after="0" w:line="240" w:lineRule="auto"/>
              <w:jc w:val="both"/>
            </w:pPr>
            <w:r>
              <w:t>Sebastián Aburto.</w:t>
            </w:r>
          </w:p>
        </w:tc>
      </w:tr>
      <w:tr w:rsidR="000268F8" w:rsidRPr="00F67ED1" w:rsidTr="00AE19BB">
        <w:tc>
          <w:tcPr>
            <w:tcW w:w="2093" w:type="dxa"/>
          </w:tcPr>
          <w:p w:rsidR="000268F8" w:rsidRPr="00F67ED1" w:rsidRDefault="000268F8" w:rsidP="004B3BF0">
            <w:pPr>
              <w:spacing w:after="0" w:line="240" w:lineRule="auto"/>
              <w:jc w:val="both"/>
            </w:pPr>
            <w:r w:rsidRPr="00F67ED1">
              <w:t>Fecha:</w:t>
            </w:r>
          </w:p>
        </w:tc>
        <w:tc>
          <w:tcPr>
            <w:tcW w:w="6551" w:type="dxa"/>
          </w:tcPr>
          <w:p w:rsidR="000268F8" w:rsidRPr="00F67ED1" w:rsidRDefault="000268F8" w:rsidP="004B3BF0">
            <w:pPr>
              <w:spacing w:after="0" w:line="240" w:lineRule="auto"/>
              <w:jc w:val="both"/>
            </w:pPr>
            <w:r>
              <w:t>25/10/2009.</w:t>
            </w:r>
          </w:p>
        </w:tc>
      </w:tr>
      <w:tr w:rsidR="000268F8" w:rsidRPr="00F67ED1" w:rsidTr="00AE19BB">
        <w:tc>
          <w:tcPr>
            <w:tcW w:w="2093" w:type="dxa"/>
          </w:tcPr>
          <w:p w:rsidR="000268F8" w:rsidRPr="00F67ED1" w:rsidRDefault="000268F8" w:rsidP="004B3BF0">
            <w:pPr>
              <w:spacing w:after="0" w:line="240" w:lineRule="auto"/>
              <w:jc w:val="both"/>
            </w:pPr>
            <w:r w:rsidRPr="00F67ED1">
              <w:t>Descripción:</w:t>
            </w:r>
          </w:p>
        </w:tc>
        <w:tc>
          <w:tcPr>
            <w:tcW w:w="6551" w:type="dxa"/>
          </w:tcPr>
          <w:p w:rsidR="000268F8" w:rsidRPr="00F67ED1" w:rsidRDefault="000268F8" w:rsidP="004B3BF0">
            <w:pPr>
              <w:jc w:val="both"/>
            </w:pPr>
            <w:r>
              <w:t>Los usuarios de tipo Técnico,  serán registrados por tener un trato distinto a los otros usuarios ya que estos están  directamente ligados a la orden de trabajo, por que reciben comisión por artículos reparados o revisados.</w:t>
            </w:r>
          </w:p>
        </w:tc>
      </w:tr>
      <w:tr w:rsidR="000268F8" w:rsidRPr="00F67ED1" w:rsidTr="00AE19BB">
        <w:tc>
          <w:tcPr>
            <w:tcW w:w="2093" w:type="dxa"/>
          </w:tcPr>
          <w:p w:rsidR="000268F8" w:rsidRPr="00F67ED1" w:rsidRDefault="000268F8" w:rsidP="004B3BF0">
            <w:pPr>
              <w:spacing w:after="0" w:line="240" w:lineRule="auto"/>
              <w:jc w:val="both"/>
            </w:pPr>
            <w:r w:rsidRPr="00F67ED1">
              <w:t>Actores:</w:t>
            </w:r>
          </w:p>
        </w:tc>
        <w:tc>
          <w:tcPr>
            <w:tcW w:w="6551" w:type="dxa"/>
          </w:tcPr>
          <w:p w:rsidR="000268F8" w:rsidRPr="00F67ED1" w:rsidRDefault="000268F8" w:rsidP="004B3BF0">
            <w:pPr>
              <w:spacing w:after="0" w:line="240" w:lineRule="auto"/>
              <w:jc w:val="both"/>
            </w:pPr>
            <w:r>
              <w:t>Administrador de sistema.</w:t>
            </w:r>
          </w:p>
        </w:tc>
      </w:tr>
      <w:tr w:rsidR="000268F8" w:rsidRPr="00F67ED1" w:rsidTr="00AE19BB">
        <w:tc>
          <w:tcPr>
            <w:tcW w:w="2093" w:type="dxa"/>
          </w:tcPr>
          <w:p w:rsidR="000268F8" w:rsidRPr="00F67ED1" w:rsidRDefault="000268F8" w:rsidP="004B3BF0">
            <w:pPr>
              <w:spacing w:after="0" w:line="240" w:lineRule="auto"/>
              <w:jc w:val="both"/>
            </w:pPr>
            <w:r w:rsidRPr="00F67ED1">
              <w:t>Precondiciones:</w:t>
            </w:r>
          </w:p>
        </w:tc>
        <w:tc>
          <w:tcPr>
            <w:tcW w:w="6551" w:type="dxa"/>
          </w:tcPr>
          <w:p w:rsidR="000268F8" w:rsidRPr="00F67ED1" w:rsidRDefault="000268F8" w:rsidP="004B3BF0">
            <w:pPr>
              <w:spacing w:after="0" w:line="240" w:lineRule="auto"/>
              <w:jc w:val="both"/>
            </w:pPr>
            <w:r>
              <w:t>Debe estar registrado como usuario antes de agregar como técnico.</w:t>
            </w:r>
          </w:p>
        </w:tc>
      </w:tr>
      <w:tr w:rsidR="000268F8" w:rsidRPr="00F67ED1" w:rsidTr="00AE19BB">
        <w:tc>
          <w:tcPr>
            <w:tcW w:w="2093" w:type="dxa"/>
          </w:tcPr>
          <w:p w:rsidR="000268F8" w:rsidRPr="00F67ED1" w:rsidRDefault="000268F8" w:rsidP="004B3BF0">
            <w:pPr>
              <w:spacing w:after="0" w:line="240" w:lineRule="auto"/>
              <w:jc w:val="both"/>
            </w:pPr>
            <w:r w:rsidRPr="00F67ED1">
              <w:t>Flujo Normal:</w:t>
            </w:r>
          </w:p>
        </w:tc>
        <w:tc>
          <w:tcPr>
            <w:tcW w:w="6551" w:type="dxa"/>
          </w:tcPr>
          <w:p w:rsidR="000268F8" w:rsidRDefault="000268F8" w:rsidP="004B3BF0">
            <w:pPr>
              <w:pStyle w:val="Prrafodelista"/>
              <w:numPr>
                <w:ilvl w:val="0"/>
                <w:numId w:val="23"/>
              </w:numPr>
              <w:spacing w:after="0" w:line="240" w:lineRule="auto"/>
              <w:jc w:val="both"/>
            </w:pPr>
            <w:r>
              <w:t>El administrador de sistema recibirá la solicitud de ingreso de técnico al sistema.</w:t>
            </w:r>
          </w:p>
          <w:p w:rsidR="000268F8" w:rsidRDefault="000268F8" w:rsidP="004B3BF0">
            <w:pPr>
              <w:pStyle w:val="Prrafodelista"/>
              <w:numPr>
                <w:ilvl w:val="0"/>
                <w:numId w:val="23"/>
              </w:numPr>
              <w:spacing w:after="0" w:line="240" w:lineRule="auto"/>
              <w:jc w:val="both"/>
            </w:pPr>
            <w:r>
              <w:t>El administrador de sistema verificara los datos.</w:t>
            </w:r>
          </w:p>
          <w:p w:rsidR="000268F8" w:rsidRPr="00F67ED1" w:rsidRDefault="000268F8" w:rsidP="004B3BF0">
            <w:pPr>
              <w:pStyle w:val="Prrafodelista"/>
              <w:numPr>
                <w:ilvl w:val="0"/>
                <w:numId w:val="23"/>
              </w:numPr>
              <w:spacing w:after="0" w:line="240" w:lineRule="auto"/>
              <w:jc w:val="both"/>
            </w:pPr>
            <w:r>
              <w:t>Ingresar los datos del técnico en el sistema.</w:t>
            </w:r>
          </w:p>
        </w:tc>
      </w:tr>
      <w:tr w:rsidR="000268F8" w:rsidRPr="00F67ED1" w:rsidTr="00AE19BB">
        <w:tc>
          <w:tcPr>
            <w:tcW w:w="2093" w:type="dxa"/>
          </w:tcPr>
          <w:p w:rsidR="000268F8" w:rsidRPr="00F67ED1" w:rsidRDefault="000268F8" w:rsidP="004B3BF0">
            <w:pPr>
              <w:spacing w:after="0" w:line="240" w:lineRule="auto"/>
              <w:jc w:val="both"/>
            </w:pPr>
            <w:r w:rsidRPr="00F67ED1">
              <w:t>Flujo Alternativo:</w:t>
            </w:r>
          </w:p>
        </w:tc>
        <w:tc>
          <w:tcPr>
            <w:tcW w:w="6551" w:type="dxa"/>
          </w:tcPr>
          <w:p w:rsidR="000268F8" w:rsidRDefault="000268F8" w:rsidP="004B3BF0">
            <w:pPr>
              <w:pStyle w:val="Prrafodelista"/>
              <w:numPr>
                <w:ilvl w:val="0"/>
                <w:numId w:val="24"/>
              </w:numPr>
              <w:spacing w:after="0" w:line="240" w:lineRule="auto"/>
              <w:jc w:val="both"/>
            </w:pPr>
            <w:r>
              <w:t>El Técnico no está registrado como usuario</w:t>
            </w:r>
          </w:p>
          <w:p w:rsidR="000268F8" w:rsidRPr="00F67ED1" w:rsidRDefault="000268F8" w:rsidP="004B3BF0">
            <w:pPr>
              <w:pStyle w:val="Prrafodelista"/>
              <w:numPr>
                <w:ilvl w:val="0"/>
                <w:numId w:val="24"/>
              </w:numPr>
              <w:spacing w:after="0" w:line="240" w:lineRule="auto"/>
              <w:jc w:val="both"/>
            </w:pPr>
            <w:r>
              <w:t>El administrador de sistemas  solicitara la verificación de información, y luego de esto procederá a crear el técnico.</w:t>
            </w:r>
          </w:p>
        </w:tc>
      </w:tr>
      <w:tr w:rsidR="000268F8" w:rsidRPr="00F67ED1" w:rsidTr="00AE19BB">
        <w:tc>
          <w:tcPr>
            <w:tcW w:w="2093" w:type="dxa"/>
          </w:tcPr>
          <w:p w:rsidR="000268F8" w:rsidRPr="00F67ED1" w:rsidRDefault="000268F8" w:rsidP="004B3BF0">
            <w:pPr>
              <w:spacing w:after="0" w:line="240" w:lineRule="auto"/>
              <w:jc w:val="both"/>
            </w:pPr>
            <w:r w:rsidRPr="00F67ED1">
              <w:t>Pos condiciones:</w:t>
            </w:r>
          </w:p>
        </w:tc>
        <w:tc>
          <w:tcPr>
            <w:tcW w:w="6551" w:type="dxa"/>
          </w:tcPr>
          <w:p w:rsidR="000268F8" w:rsidRPr="00F67ED1" w:rsidRDefault="000268F8" w:rsidP="004B3BF0">
            <w:pPr>
              <w:spacing w:after="0" w:line="240" w:lineRule="auto"/>
              <w:jc w:val="both"/>
            </w:pPr>
          </w:p>
        </w:tc>
      </w:tr>
    </w:tbl>
    <w:p w:rsidR="00D16F14" w:rsidRPr="00D16F14" w:rsidRDefault="00D16F14" w:rsidP="004B3BF0">
      <w:pPr>
        <w:jc w:val="both"/>
      </w:pPr>
    </w:p>
    <w:p w:rsidR="000268F8" w:rsidRDefault="000268F8"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86" w:name="_Toc246253239"/>
      <w:r>
        <w:lastRenderedPageBreak/>
        <w:t>Caso de uso Administrar Usuarios.</w:t>
      </w:r>
      <w:bookmarkEnd w:id="8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0268F8" w:rsidRPr="00F67ED1" w:rsidTr="00AE19BB">
        <w:tc>
          <w:tcPr>
            <w:tcW w:w="2093" w:type="dxa"/>
          </w:tcPr>
          <w:p w:rsidR="000268F8" w:rsidRPr="00F67ED1" w:rsidRDefault="000268F8" w:rsidP="004B3BF0">
            <w:pPr>
              <w:spacing w:after="0" w:line="240" w:lineRule="auto"/>
              <w:jc w:val="both"/>
            </w:pPr>
            <w:r w:rsidRPr="00F67ED1">
              <w:t>Nombre:</w:t>
            </w:r>
          </w:p>
        </w:tc>
        <w:tc>
          <w:tcPr>
            <w:tcW w:w="6551" w:type="dxa"/>
          </w:tcPr>
          <w:p w:rsidR="000268F8" w:rsidRPr="00F67ED1" w:rsidRDefault="000268F8" w:rsidP="004B3BF0">
            <w:pPr>
              <w:spacing w:after="0" w:line="240" w:lineRule="auto"/>
              <w:jc w:val="both"/>
            </w:pPr>
            <w:r>
              <w:t>Administrar Usuarios.</w:t>
            </w:r>
          </w:p>
        </w:tc>
      </w:tr>
      <w:tr w:rsidR="000268F8" w:rsidRPr="00F67ED1" w:rsidTr="00AE19BB">
        <w:tc>
          <w:tcPr>
            <w:tcW w:w="2093" w:type="dxa"/>
          </w:tcPr>
          <w:p w:rsidR="000268F8" w:rsidRPr="00F67ED1" w:rsidRDefault="000268F8" w:rsidP="004B3BF0">
            <w:pPr>
              <w:spacing w:after="0" w:line="240" w:lineRule="auto"/>
              <w:jc w:val="both"/>
            </w:pPr>
            <w:r w:rsidRPr="00F67ED1">
              <w:t>Autor:</w:t>
            </w:r>
          </w:p>
        </w:tc>
        <w:tc>
          <w:tcPr>
            <w:tcW w:w="6551" w:type="dxa"/>
          </w:tcPr>
          <w:p w:rsidR="000268F8" w:rsidRPr="00F67ED1" w:rsidRDefault="000268F8" w:rsidP="004B3BF0">
            <w:pPr>
              <w:spacing w:after="0" w:line="240" w:lineRule="auto"/>
              <w:jc w:val="both"/>
            </w:pPr>
            <w:r>
              <w:t>Sebastián Aburto.</w:t>
            </w:r>
          </w:p>
        </w:tc>
      </w:tr>
      <w:tr w:rsidR="000268F8" w:rsidRPr="00F67ED1" w:rsidTr="00AE19BB">
        <w:tc>
          <w:tcPr>
            <w:tcW w:w="2093" w:type="dxa"/>
          </w:tcPr>
          <w:p w:rsidR="000268F8" w:rsidRPr="00F67ED1" w:rsidRDefault="000268F8" w:rsidP="004B3BF0">
            <w:pPr>
              <w:spacing w:after="0" w:line="240" w:lineRule="auto"/>
              <w:jc w:val="both"/>
            </w:pPr>
            <w:r w:rsidRPr="00F67ED1">
              <w:t>Fecha:</w:t>
            </w:r>
          </w:p>
        </w:tc>
        <w:tc>
          <w:tcPr>
            <w:tcW w:w="6551" w:type="dxa"/>
          </w:tcPr>
          <w:p w:rsidR="000268F8" w:rsidRPr="00F67ED1" w:rsidRDefault="000268F8" w:rsidP="004B3BF0">
            <w:pPr>
              <w:spacing w:after="0" w:line="240" w:lineRule="auto"/>
              <w:jc w:val="both"/>
            </w:pPr>
            <w:r>
              <w:t>25/10/2009.</w:t>
            </w:r>
          </w:p>
        </w:tc>
      </w:tr>
      <w:tr w:rsidR="000268F8" w:rsidRPr="00F67ED1" w:rsidTr="00AE19BB">
        <w:tc>
          <w:tcPr>
            <w:tcW w:w="2093" w:type="dxa"/>
          </w:tcPr>
          <w:p w:rsidR="000268F8" w:rsidRPr="00F67ED1" w:rsidRDefault="000268F8" w:rsidP="004B3BF0">
            <w:pPr>
              <w:spacing w:after="0" w:line="240" w:lineRule="auto"/>
              <w:jc w:val="both"/>
            </w:pPr>
            <w:r w:rsidRPr="00F67ED1">
              <w:t>Descripción:</w:t>
            </w:r>
          </w:p>
        </w:tc>
        <w:tc>
          <w:tcPr>
            <w:tcW w:w="6551" w:type="dxa"/>
          </w:tcPr>
          <w:p w:rsidR="000268F8" w:rsidRPr="00F67ED1" w:rsidRDefault="000268F8" w:rsidP="004B3BF0">
            <w:pPr>
              <w:jc w:val="both"/>
            </w:pPr>
            <w:r>
              <w:t>Los usuarios con acceso al sistema deben crearse y  deben especificar un tipo de usuario  para cada uno con permisos distintos.</w:t>
            </w:r>
          </w:p>
        </w:tc>
      </w:tr>
      <w:tr w:rsidR="000268F8" w:rsidRPr="00F67ED1" w:rsidTr="00AE19BB">
        <w:tc>
          <w:tcPr>
            <w:tcW w:w="2093" w:type="dxa"/>
          </w:tcPr>
          <w:p w:rsidR="000268F8" w:rsidRPr="00F67ED1" w:rsidRDefault="000268F8" w:rsidP="004B3BF0">
            <w:pPr>
              <w:spacing w:after="0" w:line="240" w:lineRule="auto"/>
              <w:jc w:val="both"/>
            </w:pPr>
            <w:r w:rsidRPr="00F67ED1">
              <w:t>Actores:</w:t>
            </w:r>
          </w:p>
        </w:tc>
        <w:tc>
          <w:tcPr>
            <w:tcW w:w="6551" w:type="dxa"/>
          </w:tcPr>
          <w:p w:rsidR="000268F8" w:rsidRPr="00F67ED1" w:rsidRDefault="000268F8" w:rsidP="004B3BF0">
            <w:pPr>
              <w:spacing w:after="0" w:line="240" w:lineRule="auto"/>
              <w:jc w:val="both"/>
            </w:pPr>
            <w:r>
              <w:t>Administrador de sistemas.</w:t>
            </w:r>
          </w:p>
        </w:tc>
      </w:tr>
      <w:tr w:rsidR="000268F8" w:rsidRPr="00F67ED1" w:rsidTr="00AE19BB">
        <w:tc>
          <w:tcPr>
            <w:tcW w:w="2093" w:type="dxa"/>
          </w:tcPr>
          <w:p w:rsidR="000268F8" w:rsidRPr="00F67ED1" w:rsidRDefault="000268F8" w:rsidP="004B3BF0">
            <w:pPr>
              <w:spacing w:after="0" w:line="240" w:lineRule="auto"/>
              <w:jc w:val="both"/>
            </w:pPr>
            <w:r w:rsidRPr="00F67ED1">
              <w:t>Precondiciones:</w:t>
            </w:r>
          </w:p>
        </w:tc>
        <w:tc>
          <w:tcPr>
            <w:tcW w:w="6551" w:type="dxa"/>
          </w:tcPr>
          <w:p w:rsidR="000268F8" w:rsidRPr="00F67ED1" w:rsidRDefault="000268F8" w:rsidP="004B3BF0">
            <w:pPr>
              <w:spacing w:after="0" w:line="240" w:lineRule="auto"/>
              <w:jc w:val="both"/>
            </w:pPr>
            <w:r>
              <w:t>El registro y/o modificación  de usuarios debe ser realizado por el administrador de sistemas.</w:t>
            </w:r>
          </w:p>
        </w:tc>
      </w:tr>
      <w:tr w:rsidR="000268F8" w:rsidRPr="00F67ED1" w:rsidTr="00AE19BB">
        <w:tc>
          <w:tcPr>
            <w:tcW w:w="2093" w:type="dxa"/>
          </w:tcPr>
          <w:p w:rsidR="000268F8" w:rsidRPr="00F67ED1" w:rsidRDefault="000268F8" w:rsidP="004B3BF0">
            <w:pPr>
              <w:spacing w:after="0" w:line="240" w:lineRule="auto"/>
              <w:jc w:val="both"/>
            </w:pPr>
            <w:r w:rsidRPr="00F67ED1">
              <w:t>Flujo Normal:</w:t>
            </w:r>
          </w:p>
        </w:tc>
        <w:tc>
          <w:tcPr>
            <w:tcW w:w="6551" w:type="dxa"/>
          </w:tcPr>
          <w:p w:rsidR="000268F8" w:rsidRDefault="000268F8" w:rsidP="004B3BF0">
            <w:pPr>
              <w:pStyle w:val="Prrafodelista"/>
              <w:numPr>
                <w:ilvl w:val="0"/>
                <w:numId w:val="25"/>
              </w:numPr>
              <w:spacing w:after="0" w:line="240" w:lineRule="auto"/>
              <w:jc w:val="both"/>
            </w:pPr>
            <w:r>
              <w:t>El administrador de sistemas recibirá una solicitud de creación o modificación de un usuario.</w:t>
            </w:r>
          </w:p>
          <w:p w:rsidR="000268F8" w:rsidRDefault="000268F8" w:rsidP="004B3BF0">
            <w:pPr>
              <w:pStyle w:val="Prrafodelista"/>
              <w:numPr>
                <w:ilvl w:val="0"/>
                <w:numId w:val="25"/>
              </w:numPr>
              <w:spacing w:after="0" w:line="240" w:lineRule="auto"/>
              <w:jc w:val="both"/>
            </w:pPr>
            <w:r>
              <w:t>El administrador verificara la información del usuario a crear si existe como empleado.</w:t>
            </w:r>
          </w:p>
          <w:p w:rsidR="000268F8" w:rsidRPr="00F67ED1" w:rsidRDefault="000268F8" w:rsidP="004B3BF0">
            <w:pPr>
              <w:pStyle w:val="Prrafodelista"/>
              <w:numPr>
                <w:ilvl w:val="0"/>
                <w:numId w:val="25"/>
              </w:numPr>
              <w:spacing w:after="0" w:line="240" w:lineRule="auto"/>
              <w:jc w:val="both"/>
            </w:pPr>
            <w:r>
              <w:t>Ingresara los datos de usuario solicitados en el sistema.</w:t>
            </w:r>
          </w:p>
        </w:tc>
      </w:tr>
      <w:tr w:rsidR="000268F8" w:rsidRPr="00F67ED1" w:rsidTr="00AE19BB">
        <w:tc>
          <w:tcPr>
            <w:tcW w:w="2093" w:type="dxa"/>
          </w:tcPr>
          <w:p w:rsidR="000268F8" w:rsidRPr="00F67ED1" w:rsidRDefault="000268F8" w:rsidP="004B3BF0">
            <w:pPr>
              <w:spacing w:after="0" w:line="240" w:lineRule="auto"/>
              <w:jc w:val="both"/>
            </w:pPr>
            <w:r w:rsidRPr="00F67ED1">
              <w:t>Flujo Alternativo:</w:t>
            </w:r>
          </w:p>
        </w:tc>
        <w:tc>
          <w:tcPr>
            <w:tcW w:w="6551" w:type="dxa"/>
          </w:tcPr>
          <w:p w:rsidR="000268F8" w:rsidRDefault="000268F8" w:rsidP="004B3BF0">
            <w:pPr>
              <w:pStyle w:val="Prrafodelista"/>
              <w:numPr>
                <w:ilvl w:val="0"/>
                <w:numId w:val="26"/>
              </w:numPr>
              <w:spacing w:after="0" w:line="240" w:lineRule="auto"/>
              <w:jc w:val="both"/>
            </w:pPr>
            <w:r>
              <w:t>Los datos entregados al administrador de sistemas son inválidos</w:t>
            </w:r>
          </w:p>
          <w:p w:rsidR="000268F8" w:rsidRDefault="000268F8" w:rsidP="004B3BF0">
            <w:pPr>
              <w:pStyle w:val="Prrafodelista"/>
              <w:numPr>
                <w:ilvl w:val="0"/>
                <w:numId w:val="26"/>
              </w:numPr>
              <w:spacing w:after="0" w:line="240" w:lineRule="auto"/>
              <w:jc w:val="both"/>
            </w:pPr>
            <w:r>
              <w:t>El administrador solicitara la corrección de la información y posteriormente ingresara los datos del usuario.</w:t>
            </w:r>
          </w:p>
          <w:p w:rsidR="000268F8" w:rsidRPr="00001AB6" w:rsidRDefault="000268F8" w:rsidP="004B3BF0">
            <w:pPr>
              <w:spacing w:after="0" w:line="240" w:lineRule="auto"/>
              <w:ind w:left="360"/>
              <w:jc w:val="both"/>
            </w:pPr>
          </w:p>
        </w:tc>
      </w:tr>
      <w:tr w:rsidR="000268F8" w:rsidRPr="00F67ED1" w:rsidTr="00AE19BB">
        <w:tc>
          <w:tcPr>
            <w:tcW w:w="2093" w:type="dxa"/>
          </w:tcPr>
          <w:p w:rsidR="000268F8" w:rsidRPr="00F67ED1" w:rsidRDefault="000268F8" w:rsidP="004B3BF0">
            <w:pPr>
              <w:spacing w:after="0" w:line="240" w:lineRule="auto"/>
              <w:jc w:val="both"/>
            </w:pPr>
            <w:r w:rsidRPr="00F67ED1">
              <w:t>Pos condiciones:</w:t>
            </w:r>
          </w:p>
        </w:tc>
        <w:tc>
          <w:tcPr>
            <w:tcW w:w="6551" w:type="dxa"/>
          </w:tcPr>
          <w:p w:rsidR="000268F8" w:rsidRPr="00F67ED1" w:rsidRDefault="000268F8" w:rsidP="004B3BF0">
            <w:pPr>
              <w:spacing w:after="0" w:line="240" w:lineRule="auto"/>
              <w:jc w:val="both"/>
            </w:pPr>
          </w:p>
        </w:tc>
      </w:tr>
    </w:tbl>
    <w:p w:rsidR="000268F8" w:rsidRPr="000268F8" w:rsidRDefault="000268F8" w:rsidP="004B3BF0">
      <w:pPr>
        <w:jc w:val="both"/>
      </w:pPr>
    </w:p>
    <w:p w:rsidR="000268F8" w:rsidRDefault="000268F8" w:rsidP="004B3BF0">
      <w:pPr>
        <w:jc w:val="both"/>
        <w:rPr>
          <w:rFonts w:asciiTheme="majorHAnsi" w:eastAsiaTheme="majorEastAsia" w:hAnsiTheme="majorHAnsi" w:cstheme="majorBidi"/>
          <w:b/>
          <w:bCs/>
          <w:color w:val="4F81BD" w:themeColor="accent1"/>
          <w:sz w:val="26"/>
          <w:szCs w:val="26"/>
        </w:rPr>
      </w:pPr>
      <w:r>
        <w:br w:type="page"/>
      </w:r>
    </w:p>
    <w:p w:rsidR="00CA7178" w:rsidRDefault="00CA7178" w:rsidP="00E75F3D">
      <w:pPr>
        <w:pStyle w:val="Ttulo2"/>
        <w:numPr>
          <w:ilvl w:val="0"/>
          <w:numId w:val="28"/>
        </w:numPr>
        <w:jc w:val="both"/>
      </w:pPr>
      <w:bookmarkStart w:id="87" w:name="_Toc246253240"/>
      <w:r>
        <w:lastRenderedPageBreak/>
        <w:t>Diagramas de Secuencia.</w:t>
      </w:r>
      <w:bookmarkEnd w:id="87"/>
    </w:p>
    <w:p w:rsidR="00CA7178" w:rsidRDefault="00CA7178" w:rsidP="00E75F3D">
      <w:pPr>
        <w:pStyle w:val="Ttulo2"/>
        <w:numPr>
          <w:ilvl w:val="1"/>
          <w:numId w:val="28"/>
        </w:numPr>
        <w:jc w:val="both"/>
      </w:pPr>
      <w:bookmarkStart w:id="88" w:name="_Toc246253241"/>
      <w:r>
        <w:t>Diagrama de Recepción de Artículo.</w:t>
      </w:r>
      <w:bookmarkEnd w:id="88"/>
    </w:p>
    <w:p w:rsidR="00B05ADF" w:rsidRPr="00B05ADF" w:rsidRDefault="00B05ADF" w:rsidP="004B3BF0">
      <w:pPr>
        <w:jc w:val="both"/>
      </w:pPr>
    </w:p>
    <w:p w:rsidR="00B05ADF" w:rsidRDefault="00B05ADF" w:rsidP="004B3BF0">
      <w:pPr>
        <w:jc w:val="both"/>
      </w:pPr>
      <w:r>
        <w:rPr>
          <w:noProof/>
          <w:lang w:eastAsia="es-CL"/>
        </w:rPr>
        <w:drawing>
          <wp:inline distT="0" distB="0" distL="0" distR="0">
            <wp:extent cx="5972175" cy="4174490"/>
            <wp:effectExtent l="19050" t="0" r="9525" b="0"/>
            <wp:docPr id="2" name="1 Imagen" descr="sigsetDiagramSe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1.jpg"/>
                    <pic:cNvPicPr/>
                  </pic:nvPicPr>
                  <pic:blipFill>
                    <a:blip r:embed="rId17" cstate="print"/>
                    <a:stretch>
                      <a:fillRect/>
                    </a:stretch>
                  </pic:blipFill>
                  <pic:spPr>
                    <a:xfrm>
                      <a:off x="0" y="0"/>
                      <a:ext cx="5972175" cy="4174490"/>
                    </a:xfrm>
                    <a:prstGeom prst="rect">
                      <a:avLst/>
                    </a:prstGeom>
                  </pic:spPr>
                </pic:pic>
              </a:graphicData>
            </a:graphic>
          </wp:inline>
        </w:drawing>
      </w:r>
    </w:p>
    <w:p w:rsidR="00B05ADF" w:rsidRDefault="00B05ADF" w:rsidP="004B3BF0">
      <w:pPr>
        <w:jc w:val="both"/>
      </w:pPr>
      <w:r>
        <w:br w:type="page"/>
      </w:r>
    </w:p>
    <w:p w:rsidR="00B05ADF" w:rsidRPr="00B05ADF" w:rsidRDefault="00B05ADF" w:rsidP="004B3BF0">
      <w:pPr>
        <w:jc w:val="both"/>
      </w:pPr>
    </w:p>
    <w:p w:rsidR="00CA7178" w:rsidRDefault="00CA7178" w:rsidP="00E75F3D">
      <w:pPr>
        <w:pStyle w:val="Ttulo2"/>
        <w:numPr>
          <w:ilvl w:val="1"/>
          <w:numId w:val="28"/>
        </w:numPr>
        <w:jc w:val="both"/>
      </w:pPr>
      <w:bookmarkStart w:id="89" w:name="_Toc246253242"/>
      <w:r>
        <w:t>Diagrama de Asignación de Orden de Trabajo.</w:t>
      </w:r>
      <w:bookmarkEnd w:id="89"/>
    </w:p>
    <w:p w:rsidR="00B05ADF" w:rsidRPr="00B05ADF" w:rsidRDefault="00B05ADF" w:rsidP="004B3BF0">
      <w:pPr>
        <w:jc w:val="both"/>
      </w:pPr>
    </w:p>
    <w:p w:rsidR="00B05ADF" w:rsidRPr="00B05ADF" w:rsidRDefault="00B05ADF" w:rsidP="004B3BF0">
      <w:pPr>
        <w:jc w:val="both"/>
      </w:pPr>
      <w:r>
        <w:rPr>
          <w:noProof/>
          <w:lang w:eastAsia="es-CL"/>
        </w:rPr>
        <w:drawing>
          <wp:inline distT="0" distB="0" distL="0" distR="0">
            <wp:extent cx="5972175" cy="3409950"/>
            <wp:effectExtent l="19050" t="0" r="9525" b="0"/>
            <wp:docPr id="3" name="2 Imagen" descr="sigsetDiagramSe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2.jpg"/>
                    <pic:cNvPicPr/>
                  </pic:nvPicPr>
                  <pic:blipFill>
                    <a:blip r:embed="rId18" cstate="print"/>
                    <a:stretch>
                      <a:fillRect/>
                    </a:stretch>
                  </pic:blipFill>
                  <pic:spPr>
                    <a:xfrm>
                      <a:off x="0" y="0"/>
                      <a:ext cx="5972175" cy="3409950"/>
                    </a:xfrm>
                    <a:prstGeom prst="rect">
                      <a:avLst/>
                    </a:prstGeom>
                  </pic:spPr>
                </pic:pic>
              </a:graphicData>
            </a:graphic>
          </wp:inline>
        </w:drawing>
      </w:r>
    </w:p>
    <w:p w:rsidR="00B05ADF" w:rsidRDefault="00B05ADF" w:rsidP="004B3BF0">
      <w:pPr>
        <w:jc w:val="both"/>
        <w:rPr>
          <w:rFonts w:asciiTheme="majorHAnsi" w:eastAsiaTheme="majorEastAsia" w:hAnsiTheme="majorHAnsi" w:cstheme="majorBidi"/>
          <w:b/>
          <w:bCs/>
          <w:color w:val="4F81BD" w:themeColor="accent1"/>
          <w:sz w:val="26"/>
          <w:szCs w:val="26"/>
        </w:rPr>
      </w:pPr>
      <w:r>
        <w:br w:type="page"/>
      </w:r>
    </w:p>
    <w:p w:rsidR="00CA7178" w:rsidRDefault="00CA7178" w:rsidP="00E75F3D">
      <w:pPr>
        <w:pStyle w:val="Ttulo2"/>
        <w:numPr>
          <w:ilvl w:val="1"/>
          <w:numId w:val="28"/>
        </w:numPr>
        <w:jc w:val="both"/>
      </w:pPr>
      <w:bookmarkStart w:id="90" w:name="_Toc246253243"/>
      <w:r>
        <w:lastRenderedPageBreak/>
        <w:t>Diagrama de Ingreso de Datos de Orden de Trabajo.</w:t>
      </w:r>
      <w:bookmarkEnd w:id="90"/>
    </w:p>
    <w:p w:rsidR="00B05ADF" w:rsidRPr="00B05ADF" w:rsidRDefault="00B05ADF" w:rsidP="004B3BF0">
      <w:pPr>
        <w:jc w:val="both"/>
      </w:pPr>
    </w:p>
    <w:p w:rsidR="00B05ADF" w:rsidRDefault="00B05ADF" w:rsidP="004B3BF0">
      <w:pPr>
        <w:jc w:val="both"/>
      </w:pPr>
      <w:r>
        <w:rPr>
          <w:noProof/>
          <w:lang w:eastAsia="es-CL"/>
        </w:rPr>
        <w:drawing>
          <wp:inline distT="0" distB="0" distL="0" distR="0">
            <wp:extent cx="3962400" cy="3295650"/>
            <wp:effectExtent l="19050" t="0" r="0" b="0"/>
            <wp:docPr id="4" name="3 Imagen" descr="sigsetDiagramSe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3.jpg"/>
                    <pic:cNvPicPr/>
                  </pic:nvPicPr>
                  <pic:blipFill>
                    <a:blip r:embed="rId19" cstate="print"/>
                    <a:stretch>
                      <a:fillRect/>
                    </a:stretch>
                  </pic:blipFill>
                  <pic:spPr>
                    <a:xfrm>
                      <a:off x="0" y="0"/>
                      <a:ext cx="3962400" cy="3295650"/>
                    </a:xfrm>
                    <a:prstGeom prst="rect">
                      <a:avLst/>
                    </a:prstGeom>
                  </pic:spPr>
                </pic:pic>
              </a:graphicData>
            </a:graphic>
          </wp:inline>
        </w:drawing>
      </w:r>
    </w:p>
    <w:p w:rsidR="00EF4874" w:rsidRPr="00B05ADF" w:rsidRDefault="00EF4874" w:rsidP="004B3BF0">
      <w:pPr>
        <w:jc w:val="both"/>
      </w:pPr>
    </w:p>
    <w:p w:rsidR="00CA7178" w:rsidRDefault="00CA7178" w:rsidP="00E75F3D">
      <w:pPr>
        <w:pStyle w:val="Ttulo2"/>
        <w:numPr>
          <w:ilvl w:val="1"/>
          <w:numId w:val="28"/>
        </w:numPr>
        <w:jc w:val="both"/>
      </w:pPr>
      <w:bookmarkStart w:id="91" w:name="_Toc246253244"/>
      <w:r>
        <w:t>Diagrama de Asignación Automática.</w:t>
      </w:r>
      <w:bookmarkEnd w:id="91"/>
    </w:p>
    <w:p w:rsidR="00B05ADF" w:rsidRPr="00B05ADF" w:rsidRDefault="00B05ADF" w:rsidP="004B3BF0">
      <w:pPr>
        <w:jc w:val="both"/>
      </w:pPr>
    </w:p>
    <w:p w:rsidR="00B05ADF" w:rsidRDefault="00B05ADF" w:rsidP="004B3BF0">
      <w:pPr>
        <w:jc w:val="both"/>
      </w:pPr>
      <w:r>
        <w:rPr>
          <w:noProof/>
          <w:lang w:eastAsia="es-CL"/>
        </w:rPr>
        <w:drawing>
          <wp:inline distT="0" distB="0" distL="0" distR="0">
            <wp:extent cx="5972175" cy="2654300"/>
            <wp:effectExtent l="19050" t="0" r="9525" b="0"/>
            <wp:docPr id="5" name="4 Imagen" descr="sigsetDiagramSe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4.jpg"/>
                    <pic:cNvPicPr/>
                  </pic:nvPicPr>
                  <pic:blipFill>
                    <a:blip r:embed="rId20" cstate="print"/>
                    <a:stretch>
                      <a:fillRect/>
                    </a:stretch>
                  </pic:blipFill>
                  <pic:spPr>
                    <a:xfrm>
                      <a:off x="0" y="0"/>
                      <a:ext cx="5972175" cy="2654300"/>
                    </a:xfrm>
                    <a:prstGeom prst="rect">
                      <a:avLst/>
                    </a:prstGeom>
                  </pic:spPr>
                </pic:pic>
              </a:graphicData>
            </a:graphic>
          </wp:inline>
        </w:drawing>
      </w:r>
    </w:p>
    <w:p w:rsidR="00B05ADF" w:rsidRDefault="00B05ADF" w:rsidP="004B3BF0">
      <w:pPr>
        <w:jc w:val="both"/>
      </w:pPr>
      <w:r>
        <w:br w:type="page"/>
      </w:r>
    </w:p>
    <w:p w:rsidR="00D9269C" w:rsidRDefault="00D9269C" w:rsidP="00E75F3D">
      <w:pPr>
        <w:pStyle w:val="Ttulo2"/>
        <w:numPr>
          <w:ilvl w:val="0"/>
          <w:numId w:val="28"/>
        </w:numPr>
        <w:jc w:val="both"/>
      </w:pPr>
      <w:bookmarkStart w:id="92" w:name="_Toc246253245"/>
      <w:r>
        <w:lastRenderedPageBreak/>
        <w:t>Conclusión.</w:t>
      </w:r>
      <w:bookmarkEnd w:id="92"/>
    </w:p>
    <w:p w:rsidR="000268F8" w:rsidRDefault="000268F8" w:rsidP="004B3BF0">
      <w:pPr>
        <w:jc w:val="both"/>
      </w:pPr>
      <w:r>
        <w:t>Según lo expuesto en los temas anteriores, se puede destacar que el problemas de los servicios técnicos tiene relación con la organización de procesos si bien estos problemas se podrían solucionar con asesoramientos más específicos a cada empresa eso llevaría a la contratación de personal con experiencia lo que hoy en día para las empresas PYMES es difícil de hacer por los costos que eso implica.</w:t>
      </w:r>
    </w:p>
    <w:p w:rsidR="000268F8" w:rsidRDefault="000268F8" w:rsidP="004B3BF0">
      <w:pPr>
        <w:jc w:val="both"/>
      </w:pPr>
      <w:r>
        <w:t>Las PYMES en Chile son emp</w:t>
      </w:r>
      <w:r w:rsidR="008D3F08">
        <w:t>resas en crecimiento constante y conjuntamente con</w:t>
      </w:r>
      <w:r>
        <w:t xml:space="preserve"> un apoyo tecnológico con procesos de trabajo eficientes, costos adecuado</w:t>
      </w:r>
      <w:r w:rsidR="008D3F08">
        <w:t>s a su demanda y crecimiento y que además se les</w:t>
      </w:r>
      <w:r>
        <w:t xml:space="preserve"> brinde</w:t>
      </w:r>
      <w:r w:rsidR="008D3F08">
        <w:t xml:space="preserve"> soporte por</w:t>
      </w:r>
      <w:r>
        <w:t xml:space="preserve"> personal capacitado es una gran ventaja para el crecimiento como empresa.</w:t>
      </w:r>
    </w:p>
    <w:p w:rsidR="000268F8" w:rsidRDefault="000268F8" w:rsidP="004B3BF0">
      <w:pPr>
        <w:pStyle w:val="Ttulo2"/>
        <w:numPr>
          <w:ilvl w:val="0"/>
          <w:numId w:val="0"/>
        </w:numPr>
        <w:jc w:val="both"/>
        <w:rPr>
          <w:rFonts w:ascii="Arial" w:eastAsiaTheme="minorHAnsi" w:hAnsi="Arial" w:cstheme="minorBidi"/>
          <w:b w:val="0"/>
          <w:bCs w:val="0"/>
          <w:color w:val="auto"/>
          <w:sz w:val="24"/>
          <w:szCs w:val="22"/>
        </w:rPr>
      </w:pPr>
    </w:p>
    <w:p w:rsidR="000268F8" w:rsidRDefault="000268F8" w:rsidP="004B3BF0">
      <w:pPr>
        <w:pStyle w:val="Ttulo2"/>
        <w:numPr>
          <w:ilvl w:val="0"/>
          <w:numId w:val="0"/>
        </w:numPr>
        <w:jc w:val="both"/>
      </w:pPr>
      <w:r>
        <w:br w:type="page"/>
      </w:r>
    </w:p>
    <w:p w:rsidR="00D9269C" w:rsidRDefault="00D9269C" w:rsidP="00E75F3D">
      <w:pPr>
        <w:pStyle w:val="Ttulo2"/>
        <w:numPr>
          <w:ilvl w:val="0"/>
          <w:numId w:val="28"/>
        </w:numPr>
        <w:jc w:val="both"/>
      </w:pPr>
      <w:bookmarkStart w:id="93" w:name="_Toc246253246"/>
      <w:r>
        <w:lastRenderedPageBreak/>
        <w:t>Bibliografía.</w:t>
      </w:r>
      <w:bookmarkEnd w:id="93"/>
    </w:p>
    <w:p w:rsidR="000268F8" w:rsidRPr="000268F8" w:rsidRDefault="000268F8" w:rsidP="004B3BF0">
      <w:pPr>
        <w:jc w:val="both"/>
        <w:rPr>
          <w:lang w:val="es-ES"/>
        </w:rPr>
      </w:pPr>
      <w:r w:rsidRPr="000268F8">
        <w:rPr>
          <w:lang w:val="es-ES"/>
        </w:rPr>
        <w:t>“Ingeniería del Software” Capitulo 4 “Procesos del Software”,  Ian Sommerville  7ª edición.</w:t>
      </w:r>
    </w:p>
    <w:p w:rsidR="000268F8" w:rsidRPr="000268F8" w:rsidRDefault="000268F8" w:rsidP="004B3BF0">
      <w:pPr>
        <w:jc w:val="both"/>
        <w:rPr>
          <w:lang w:val="en-US"/>
        </w:rPr>
      </w:pPr>
      <w:r w:rsidRPr="000268F8">
        <w:rPr>
          <w:lang w:val="es-ES"/>
        </w:rPr>
        <w:t xml:space="preserve">Ministerio de Economía de Chile.  </w:t>
      </w:r>
      <w:r w:rsidRPr="00FB5C4F">
        <w:rPr>
          <w:lang w:val="en-US"/>
        </w:rPr>
        <w:t>http://www.economia.cl/1540/channel.html</w:t>
      </w:r>
      <w:r w:rsidRPr="000268F8">
        <w:rPr>
          <w:lang w:val="en-US"/>
        </w:rPr>
        <w:t>.</w:t>
      </w:r>
    </w:p>
    <w:p w:rsidR="000268F8" w:rsidRDefault="000268F8" w:rsidP="004B3BF0">
      <w:pPr>
        <w:jc w:val="both"/>
      </w:pPr>
      <w:r w:rsidRPr="000268F8">
        <w:rPr>
          <w:lang w:val="en-US"/>
        </w:rPr>
        <w:t xml:space="preserve">“Sap Pymes” </w:t>
      </w:r>
      <w:r w:rsidRPr="00FB5C4F">
        <w:rPr>
          <w:lang w:val="en-US"/>
        </w:rPr>
        <w:t>http://www.sap.com/chile/solutions/sme/pymes-mediana-pequena-y-micro-empresa.epx</w:t>
      </w:r>
    </w:p>
    <w:p w:rsidR="008D3F08" w:rsidRDefault="00237A32" w:rsidP="004B3BF0">
      <w:pPr>
        <w:jc w:val="both"/>
      </w:pPr>
      <w:r>
        <w:t>"Publig</w:t>
      </w:r>
      <w:r w:rsidR="00F53A31">
        <w:t>uí</w:t>
      </w:r>
      <w:r>
        <w:t>as</w:t>
      </w:r>
      <w:r w:rsidR="008D3F08">
        <w:t>"</w:t>
      </w:r>
      <w:r>
        <w:t xml:space="preserve">. </w:t>
      </w:r>
      <w:r w:rsidR="004A0683" w:rsidRPr="000269C5">
        <w:t>http://www.amarillas.cl/</w:t>
      </w:r>
    </w:p>
    <w:p w:rsidR="004A0683" w:rsidRDefault="000269C5" w:rsidP="004B3BF0">
      <w:pPr>
        <w:jc w:val="both"/>
      </w:pPr>
      <w:r w:rsidRPr="000269C5">
        <w:t>www.msdn.com</w:t>
      </w:r>
      <w:r>
        <w:t>.</w:t>
      </w:r>
    </w:p>
    <w:p w:rsidR="000269C5" w:rsidRPr="00A32FBB" w:rsidRDefault="000269C5" w:rsidP="000269C5">
      <w:pPr>
        <w:jc w:val="both"/>
        <w:rPr>
          <w:szCs w:val="24"/>
        </w:rPr>
      </w:pPr>
      <w:r w:rsidRPr="000269C5">
        <w:rPr>
          <w:szCs w:val="24"/>
        </w:rPr>
        <w:t>http://www.cooperativa.cl/menos-del-10-por-ciento-de-las-pymes-chilenas-utiliza-tecnologia-en-sus-procesos/prontus_nots/2009-07-28/214848.html</w:t>
      </w:r>
      <w:r>
        <w:t>.</w:t>
      </w:r>
    </w:p>
    <w:p w:rsidR="000269C5" w:rsidRDefault="000269C5" w:rsidP="000269C5">
      <w:pPr>
        <w:jc w:val="both"/>
      </w:pPr>
      <w:r w:rsidRPr="000269C5">
        <w:rPr>
          <w:szCs w:val="24"/>
        </w:rPr>
        <w:t>http://www.paisdigital.org/node/323</w:t>
      </w:r>
      <w:r>
        <w:t>.</w:t>
      </w:r>
    </w:p>
    <w:p w:rsidR="000269C5" w:rsidRDefault="000269C5" w:rsidP="000269C5">
      <w:pPr>
        <w:jc w:val="both"/>
        <w:rPr>
          <w:szCs w:val="24"/>
        </w:rPr>
      </w:pPr>
      <w:r w:rsidRPr="000269C5">
        <w:rPr>
          <w:szCs w:val="24"/>
        </w:rPr>
        <w:t>http://www.pyme21.cl/contenido.asp?CatId=4&amp;SubCat_Id=10&amp;name=Tecnologias+de+Informacion</w:t>
      </w:r>
      <w:r>
        <w:rPr>
          <w:szCs w:val="24"/>
        </w:rPr>
        <w:t>.</w:t>
      </w:r>
    </w:p>
    <w:p w:rsidR="000269C5" w:rsidRPr="000268F8" w:rsidRDefault="000269C5" w:rsidP="004B3BF0">
      <w:pPr>
        <w:jc w:val="both"/>
        <w:rPr>
          <w:lang w:val="en-US"/>
        </w:rPr>
      </w:pPr>
    </w:p>
    <w:p w:rsidR="00B51B25" w:rsidRDefault="00B51B25">
      <w:pPr>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0"/>
          <w:numId w:val="28"/>
        </w:numPr>
        <w:jc w:val="both"/>
      </w:pPr>
      <w:bookmarkStart w:id="94" w:name="_Toc246253247"/>
      <w:r>
        <w:lastRenderedPageBreak/>
        <w:t>Anexos.</w:t>
      </w:r>
      <w:bookmarkEnd w:id="94"/>
    </w:p>
    <w:p w:rsidR="00D9269C" w:rsidRDefault="00D9269C" w:rsidP="00E75F3D">
      <w:pPr>
        <w:pStyle w:val="Ttulo2"/>
        <w:numPr>
          <w:ilvl w:val="1"/>
          <w:numId w:val="28"/>
        </w:numPr>
        <w:jc w:val="both"/>
      </w:pPr>
      <w:bookmarkStart w:id="95" w:name="_Toc246253248"/>
      <w:r>
        <w:t>Carta Gantt.</w:t>
      </w:r>
      <w:bookmarkEnd w:id="95"/>
    </w:p>
    <w:p w:rsidR="00E42DD5" w:rsidRPr="00E42DD5" w:rsidRDefault="00E42DD5" w:rsidP="00E42DD5"/>
    <w:p w:rsidR="00D9269C" w:rsidRPr="00715377" w:rsidRDefault="000268F8" w:rsidP="004B3BF0">
      <w:pPr>
        <w:jc w:val="both"/>
      </w:pPr>
      <w:r w:rsidRPr="000268F8">
        <w:rPr>
          <w:lang w:val="en-US"/>
        </w:rPr>
        <w:t>Se adjunta carta gantt en la siguiente página.</w:t>
      </w:r>
    </w:p>
    <w:p w:rsidR="00D9269C" w:rsidRPr="00715377" w:rsidRDefault="00D9269C" w:rsidP="004B3BF0">
      <w:pPr>
        <w:jc w:val="both"/>
      </w:pPr>
    </w:p>
    <w:p w:rsidR="00D9269C" w:rsidRPr="00715377" w:rsidRDefault="00D9269C" w:rsidP="004B3BF0">
      <w:pPr>
        <w:jc w:val="both"/>
      </w:pPr>
    </w:p>
    <w:p w:rsidR="00D9269C" w:rsidRPr="00715377" w:rsidRDefault="00D9269C" w:rsidP="004B3BF0">
      <w:pPr>
        <w:jc w:val="both"/>
      </w:pPr>
    </w:p>
    <w:p w:rsidR="00D9269C" w:rsidRPr="00715377" w:rsidRDefault="00D9269C" w:rsidP="004B3BF0">
      <w:pPr>
        <w:jc w:val="both"/>
      </w:pPr>
    </w:p>
    <w:p w:rsidR="00D9269C" w:rsidRPr="00052888" w:rsidRDefault="00D9269C" w:rsidP="004B3BF0">
      <w:pPr>
        <w:jc w:val="both"/>
      </w:pPr>
    </w:p>
    <w:p w:rsidR="00D9269C" w:rsidRPr="00052888" w:rsidRDefault="00D9269C" w:rsidP="004B3BF0">
      <w:pPr>
        <w:jc w:val="both"/>
      </w:pPr>
    </w:p>
    <w:p w:rsidR="00D9269C" w:rsidRPr="00052888" w:rsidRDefault="00D9269C" w:rsidP="004B3BF0">
      <w:pPr>
        <w:ind w:left="708"/>
        <w:jc w:val="both"/>
      </w:pPr>
    </w:p>
    <w:p w:rsidR="00D9269C" w:rsidRPr="00052888" w:rsidRDefault="00D9269C" w:rsidP="004B3BF0">
      <w:pPr>
        <w:jc w:val="both"/>
      </w:pPr>
    </w:p>
    <w:p w:rsidR="00D9269C" w:rsidRPr="00052888" w:rsidRDefault="00D9269C" w:rsidP="004B3BF0">
      <w:pPr>
        <w:jc w:val="both"/>
      </w:pPr>
    </w:p>
    <w:p w:rsidR="00D9269C" w:rsidRPr="00052888" w:rsidRDefault="00D9269C" w:rsidP="004B3BF0">
      <w:pPr>
        <w:jc w:val="both"/>
      </w:pPr>
    </w:p>
    <w:p w:rsidR="00D9269C" w:rsidRPr="00744D52" w:rsidRDefault="00D9269C" w:rsidP="004B3BF0">
      <w:pPr>
        <w:jc w:val="both"/>
      </w:pPr>
    </w:p>
    <w:p w:rsidR="00D9269C" w:rsidRDefault="00D9269C" w:rsidP="004B3BF0">
      <w:pPr>
        <w:jc w:val="both"/>
      </w:pPr>
    </w:p>
    <w:p w:rsidR="00D9269C" w:rsidRPr="00744D52" w:rsidRDefault="00D9269C" w:rsidP="004B3BF0">
      <w:pPr>
        <w:jc w:val="both"/>
      </w:pPr>
    </w:p>
    <w:p w:rsidR="0082255D" w:rsidRPr="00D9269C" w:rsidRDefault="0082255D" w:rsidP="004B3BF0">
      <w:pPr>
        <w:jc w:val="both"/>
      </w:pPr>
    </w:p>
    <w:sectPr w:rsidR="0082255D" w:rsidRPr="00D9269C" w:rsidSect="00C74F71">
      <w:headerReference w:type="default" r:id="rId21"/>
      <w:footerReference w:type="default" r:id="rId22"/>
      <w:pgSz w:w="12240" w:h="15840"/>
      <w:pgMar w:top="1418" w:right="1134" w:bottom="1418" w:left="1701"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506FE" w:rsidRDefault="005506FE" w:rsidP="007B4750">
      <w:pPr>
        <w:spacing w:after="0" w:line="240" w:lineRule="auto"/>
      </w:pPr>
      <w:r>
        <w:separator/>
      </w:r>
    </w:p>
  </w:endnote>
  <w:endnote w:type="continuationSeparator" w:id="0">
    <w:p w:rsidR="005506FE" w:rsidRDefault="005506FE" w:rsidP="007B475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70FA" w:rsidRDefault="00B170FA" w:rsidP="00AD0330">
    <w:pPr>
      <w:pStyle w:val="Piedepgina"/>
      <w:pBdr>
        <w:top w:val="single" w:sz="4" w:space="1" w:color="auto"/>
      </w:pBdr>
      <w:jc w:val="right"/>
    </w:pPr>
    <w:r>
      <w:t xml:space="preserve">Página  </w:t>
    </w:r>
    <w:sdt>
      <w:sdtPr>
        <w:id w:val="1428748"/>
        <w:docPartObj>
          <w:docPartGallery w:val="Page Numbers (Bottom of Page)"/>
          <w:docPartUnique/>
        </w:docPartObj>
      </w:sdtPr>
      <w:sdtContent>
        <w:fldSimple w:instr=" PAGE   \* MERGEFORMAT ">
          <w:r w:rsidR="00095B06">
            <w:rPr>
              <w:noProof/>
            </w:rPr>
            <w:t>40</w:t>
          </w:r>
        </w:fldSimple>
      </w:sdtContent>
    </w:sdt>
  </w:p>
  <w:p w:rsidR="00B170FA" w:rsidRDefault="00B170FA">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506FE" w:rsidRDefault="005506FE" w:rsidP="007B4750">
      <w:pPr>
        <w:spacing w:after="0" w:line="240" w:lineRule="auto"/>
      </w:pPr>
      <w:r>
        <w:separator/>
      </w:r>
    </w:p>
  </w:footnote>
  <w:footnote w:type="continuationSeparator" w:id="0">
    <w:p w:rsidR="005506FE" w:rsidRDefault="005506FE" w:rsidP="007B475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70FA" w:rsidRDefault="00B170FA" w:rsidP="000B02D8">
    <w:pPr>
      <w:pStyle w:val="Subttulo"/>
      <w:pBdr>
        <w:bottom w:val="single" w:sz="4" w:space="1" w:color="auto"/>
      </w:pBdr>
    </w:pPr>
  </w:p>
  <w:p w:rsidR="00B170FA" w:rsidRPr="000B02D8" w:rsidRDefault="00B170FA" w:rsidP="000B02D8">
    <w:pPr>
      <w:pStyle w:val="Subttulo"/>
      <w:pBdr>
        <w:bottom w:val="single" w:sz="4" w:space="1" w:color="auto"/>
      </w:pBdr>
      <w:rPr>
        <w:i w:val="0"/>
        <w:color w:val="auto"/>
        <w:lang w:val="en-US"/>
      </w:rPr>
    </w:pPr>
    <w:r>
      <w:rPr>
        <w:i w:val="0"/>
        <w:noProof/>
        <w:color w:val="auto"/>
        <w:lang w:eastAsia="es-CL"/>
      </w:rPr>
      <w:drawing>
        <wp:anchor distT="0" distB="0" distL="114300" distR="114300" simplePos="0" relativeHeight="251658240" behindDoc="0" locked="0" layoutInCell="1" allowOverlap="1">
          <wp:simplePos x="0" y="0"/>
          <wp:positionH relativeFrom="column">
            <wp:posOffset>3015615</wp:posOffset>
          </wp:positionH>
          <wp:positionV relativeFrom="paragraph">
            <wp:posOffset>-171450</wp:posOffset>
          </wp:positionV>
          <wp:extent cx="3114675" cy="352425"/>
          <wp:effectExtent l="19050" t="0" r="9525" b="0"/>
          <wp:wrapNone/>
          <wp:docPr id="1" name="Imagen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srcRect/>
                  <a:stretch>
                    <a:fillRect/>
                  </a:stretch>
                </pic:blipFill>
                <pic:spPr bwMode="auto">
                  <a:xfrm>
                    <a:off x="0" y="0"/>
                    <a:ext cx="3114675" cy="352425"/>
                  </a:xfrm>
                  <a:prstGeom prst="rect">
                    <a:avLst/>
                  </a:prstGeom>
                  <a:noFill/>
                </pic:spPr>
              </pic:pic>
            </a:graphicData>
          </a:graphic>
        </wp:anchor>
      </w:drawing>
    </w:r>
    <w:fldSimple w:instr=" STYLEREF  &quot;Título 1&quot;  \* MERGEFORMAT ">
      <w:r w:rsidR="00095B06">
        <w:rPr>
          <w:noProof/>
        </w:rPr>
        <w:t>Capítulo III: Desarrollo del tema.</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63428"/>
    <w:multiLevelType w:val="hybridMultilevel"/>
    <w:tmpl w:val="E57C7EF8"/>
    <w:lvl w:ilvl="0" w:tplc="54A00304">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58C6D91"/>
    <w:multiLevelType w:val="multilevel"/>
    <w:tmpl w:val="46FA6FA4"/>
    <w:lvl w:ilvl="0">
      <w:start w:val="1"/>
      <w:numFmt w:val="decimal"/>
      <w:pStyle w:val="Ttulo2"/>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6841FB6"/>
    <w:multiLevelType w:val="hybridMultilevel"/>
    <w:tmpl w:val="8F52D43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nsid w:val="0DD01F7D"/>
    <w:multiLevelType w:val="multilevel"/>
    <w:tmpl w:val="EE689A5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0F420977"/>
    <w:multiLevelType w:val="hybridMultilevel"/>
    <w:tmpl w:val="760C076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nsid w:val="1316730F"/>
    <w:multiLevelType w:val="hybridMultilevel"/>
    <w:tmpl w:val="BE18397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nsid w:val="15546492"/>
    <w:multiLevelType w:val="hybridMultilevel"/>
    <w:tmpl w:val="FDFC60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85F381B"/>
    <w:multiLevelType w:val="hybridMultilevel"/>
    <w:tmpl w:val="40009D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AA02082"/>
    <w:multiLevelType w:val="hybridMultilevel"/>
    <w:tmpl w:val="C582918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BCE678E"/>
    <w:multiLevelType w:val="hybridMultilevel"/>
    <w:tmpl w:val="FB8AA59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nsid w:val="1C732936"/>
    <w:multiLevelType w:val="hybridMultilevel"/>
    <w:tmpl w:val="89F4FA8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nsid w:val="23E94A8D"/>
    <w:multiLevelType w:val="hybridMultilevel"/>
    <w:tmpl w:val="87C6485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7A76303"/>
    <w:multiLevelType w:val="hybridMultilevel"/>
    <w:tmpl w:val="54883D0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nsid w:val="2EBE6336"/>
    <w:multiLevelType w:val="hybridMultilevel"/>
    <w:tmpl w:val="1916B00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nsid w:val="3300514A"/>
    <w:multiLevelType w:val="hybridMultilevel"/>
    <w:tmpl w:val="A7BC6ED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nsid w:val="37A864FB"/>
    <w:multiLevelType w:val="hybridMultilevel"/>
    <w:tmpl w:val="935EE5F0"/>
    <w:lvl w:ilvl="0" w:tplc="040A000F">
      <w:start w:val="1"/>
      <w:numFmt w:val="decimal"/>
      <w:lvlText w:val="%1."/>
      <w:lvlJc w:val="left"/>
      <w:pPr>
        <w:ind w:left="750" w:hanging="360"/>
      </w:pPr>
    </w:lvl>
    <w:lvl w:ilvl="1" w:tplc="040A0019" w:tentative="1">
      <w:start w:val="1"/>
      <w:numFmt w:val="lowerLetter"/>
      <w:lvlText w:val="%2."/>
      <w:lvlJc w:val="left"/>
      <w:pPr>
        <w:ind w:left="1470" w:hanging="360"/>
      </w:pPr>
    </w:lvl>
    <w:lvl w:ilvl="2" w:tplc="040A001B" w:tentative="1">
      <w:start w:val="1"/>
      <w:numFmt w:val="lowerRoman"/>
      <w:lvlText w:val="%3."/>
      <w:lvlJc w:val="right"/>
      <w:pPr>
        <w:ind w:left="2190" w:hanging="180"/>
      </w:pPr>
    </w:lvl>
    <w:lvl w:ilvl="3" w:tplc="040A000F" w:tentative="1">
      <w:start w:val="1"/>
      <w:numFmt w:val="decimal"/>
      <w:lvlText w:val="%4."/>
      <w:lvlJc w:val="left"/>
      <w:pPr>
        <w:ind w:left="2910" w:hanging="360"/>
      </w:pPr>
    </w:lvl>
    <w:lvl w:ilvl="4" w:tplc="040A0019" w:tentative="1">
      <w:start w:val="1"/>
      <w:numFmt w:val="lowerLetter"/>
      <w:lvlText w:val="%5."/>
      <w:lvlJc w:val="left"/>
      <w:pPr>
        <w:ind w:left="3630" w:hanging="360"/>
      </w:pPr>
    </w:lvl>
    <w:lvl w:ilvl="5" w:tplc="040A001B" w:tentative="1">
      <w:start w:val="1"/>
      <w:numFmt w:val="lowerRoman"/>
      <w:lvlText w:val="%6."/>
      <w:lvlJc w:val="right"/>
      <w:pPr>
        <w:ind w:left="4350" w:hanging="180"/>
      </w:pPr>
    </w:lvl>
    <w:lvl w:ilvl="6" w:tplc="040A000F" w:tentative="1">
      <w:start w:val="1"/>
      <w:numFmt w:val="decimal"/>
      <w:lvlText w:val="%7."/>
      <w:lvlJc w:val="left"/>
      <w:pPr>
        <w:ind w:left="5070" w:hanging="360"/>
      </w:pPr>
    </w:lvl>
    <w:lvl w:ilvl="7" w:tplc="040A0019" w:tentative="1">
      <w:start w:val="1"/>
      <w:numFmt w:val="lowerLetter"/>
      <w:lvlText w:val="%8."/>
      <w:lvlJc w:val="left"/>
      <w:pPr>
        <w:ind w:left="5790" w:hanging="360"/>
      </w:pPr>
    </w:lvl>
    <w:lvl w:ilvl="8" w:tplc="040A001B" w:tentative="1">
      <w:start w:val="1"/>
      <w:numFmt w:val="lowerRoman"/>
      <w:lvlText w:val="%9."/>
      <w:lvlJc w:val="right"/>
      <w:pPr>
        <w:ind w:left="6510" w:hanging="180"/>
      </w:pPr>
    </w:lvl>
  </w:abstractNum>
  <w:abstractNum w:abstractNumId="16">
    <w:nsid w:val="3EA622C5"/>
    <w:multiLevelType w:val="hybridMultilevel"/>
    <w:tmpl w:val="D68AFCC8"/>
    <w:lvl w:ilvl="0" w:tplc="2A602CCC">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7">
    <w:nsid w:val="422B2B33"/>
    <w:multiLevelType w:val="hybridMultilevel"/>
    <w:tmpl w:val="15966230"/>
    <w:lvl w:ilvl="0" w:tplc="34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23065CE"/>
    <w:multiLevelType w:val="hybridMultilevel"/>
    <w:tmpl w:val="9C68D56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7D152C4"/>
    <w:multiLevelType w:val="multilevel"/>
    <w:tmpl w:val="190C325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7FE2D08"/>
    <w:multiLevelType w:val="hybridMultilevel"/>
    <w:tmpl w:val="9950132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nsid w:val="4C4A7BE6"/>
    <w:multiLevelType w:val="hybridMultilevel"/>
    <w:tmpl w:val="F2985FC8"/>
    <w:lvl w:ilvl="0" w:tplc="340A000F">
      <w:start w:val="1"/>
      <w:numFmt w:val="decimal"/>
      <w:lvlText w:val="%1."/>
      <w:lvlJc w:val="left"/>
      <w:pPr>
        <w:ind w:left="2136" w:hanging="360"/>
      </w:pPr>
    </w:lvl>
    <w:lvl w:ilvl="1" w:tplc="340A0019" w:tentative="1">
      <w:start w:val="1"/>
      <w:numFmt w:val="lowerLetter"/>
      <w:lvlText w:val="%2."/>
      <w:lvlJc w:val="left"/>
      <w:pPr>
        <w:ind w:left="2856" w:hanging="360"/>
      </w:pPr>
    </w:lvl>
    <w:lvl w:ilvl="2" w:tplc="340A001B" w:tentative="1">
      <w:start w:val="1"/>
      <w:numFmt w:val="lowerRoman"/>
      <w:lvlText w:val="%3."/>
      <w:lvlJc w:val="right"/>
      <w:pPr>
        <w:ind w:left="3576" w:hanging="180"/>
      </w:pPr>
    </w:lvl>
    <w:lvl w:ilvl="3" w:tplc="340A000F" w:tentative="1">
      <w:start w:val="1"/>
      <w:numFmt w:val="decimal"/>
      <w:lvlText w:val="%4."/>
      <w:lvlJc w:val="left"/>
      <w:pPr>
        <w:ind w:left="4296" w:hanging="360"/>
      </w:pPr>
    </w:lvl>
    <w:lvl w:ilvl="4" w:tplc="340A0019" w:tentative="1">
      <w:start w:val="1"/>
      <w:numFmt w:val="lowerLetter"/>
      <w:lvlText w:val="%5."/>
      <w:lvlJc w:val="left"/>
      <w:pPr>
        <w:ind w:left="5016" w:hanging="360"/>
      </w:pPr>
    </w:lvl>
    <w:lvl w:ilvl="5" w:tplc="340A001B" w:tentative="1">
      <w:start w:val="1"/>
      <w:numFmt w:val="lowerRoman"/>
      <w:lvlText w:val="%6."/>
      <w:lvlJc w:val="right"/>
      <w:pPr>
        <w:ind w:left="5736" w:hanging="180"/>
      </w:pPr>
    </w:lvl>
    <w:lvl w:ilvl="6" w:tplc="340A000F" w:tentative="1">
      <w:start w:val="1"/>
      <w:numFmt w:val="decimal"/>
      <w:lvlText w:val="%7."/>
      <w:lvlJc w:val="left"/>
      <w:pPr>
        <w:ind w:left="6456" w:hanging="360"/>
      </w:pPr>
    </w:lvl>
    <w:lvl w:ilvl="7" w:tplc="340A0019" w:tentative="1">
      <w:start w:val="1"/>
      <w:numFmt w:val="lowerLetter"/>
      <w:lvlText w:val="%8."/>
      <w:lvlJc w:val="left"/>
      <w:pPr>
        <w:ind w:left="7176" w:hanging="360"/>
      </w:pPr>
    </w:lvl>
    <w:lvl w:ilvl="8" w:tplc="340A001B" w:tentative="1">
      <w:start w:val="1"/>
      <w:numFmt w:val="lowerRoman"/>
      <w:lvlText w:val="%9."/>
      <w:lvlJc w:val="right"/>
      <w:pPr>
        <w:ind w:left="7896" w:hanging="180"/>
      </w:pPr>
    </w:lvl>
  </w:abstractNum>
  <w:abstractNum w:abstractNumId="22">
    <w:nsid w:val="4CA814FB"/>
    <w:multiLevelType w:val="hybridMultilevel"/>
    <w:tmpl w:val="2570806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4D1020E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DA029D8"/>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5">
    <w:nsid w:val="4F4C5A24"/>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6">
    <w:nsid w:val="51061A9F"/>
    <w:multiLevelType w:val="hybridMultilevel"/>
    <w:tmpl w:val="F244A1F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81C75F2"/>
    <w:multiLevelType w:val="hybridMultilevel"/>
    <w:tmpl w:val="44D05B6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nsid w:val="5B3B3B61"/>
    <w:multiLevelType w:val="hybridMultilevel"/>
    <w:tmpl w:val="66AAE98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9">
    <w:nsid w:val="5E6A4980"/>
    <w:multiLevelType w:val="hybridMultilevel"/>
    <w:tmpl w:val="D57ED8E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nsid w:val="61D326DA"/>
    <w:multiLevelType w:val="hybridMultilevel"/>
    <w:tmpl w:val="5F74722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1">
    <w:nsid w:val="64240C05"/>
    <w:multiLevelType w:val="hybridMultilevel"/>
    <w:tmpl w:val="B23E6684"/>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2">
    <w:nsid w:val="650D66C2"/>
    <w:multiLevelType w:val="hybridMultilevel"/>
    <w:tmpl w:val="BDB4540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nsid w:val="68DE504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697505D0"/>
    <w:multiLevelType w:val="hybridMultilevel"/>
    <w:tmpl w:val="33F6C66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5">
    <w:nsid w:val="6BA32DBD"/>
    <w:multiLevelType w:val="multilevel"/>
    <w:tmpl w:val="BD38A1E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F573998"/>
    <w:multiLevelType w:val="hybridMultilevel"/>
    <w:tmpl w:val="877411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70570F58"/>
    <w:multiLevelType w:val="hybridMultilevel"/>
    <w:tmpl w:val="C92C21A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8">
    <w:nsid w:val="73C50D5F"/>
    <w:multiLevelType w:val="hybridMultilevel"/>
    <w:tmpl w:val="2F64561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nsid w:val="75EB0814"/>
    <w:multiLevelType w:val="multilevel"/>
    <w:tmpl w:val="73B41E7E"/>
    <w:lvl w:ilvl="0">
      <w:start w:val="1"/>
      <w:numFmt w:val="decimal"/>
      <w:lvlText w:val="%1."/>
      <w:lvlJc w:val="left"/>
      <w:pPr>
        <w:ind w:left="360" w:hanging="360"/>
      </w:pPr>
      <w:rPr>
        <w:b w:val="0"/>
        <w:color w:val="auto"/>
      </w:rPr>
    </w:lvl>
    <w:lvl w:ilvl="1">
      <w:start w:val="1"/>
      <w:numFmt w:val="decimal"/>
      <w:lvlText w:val="%1.%2."/>
      <w:lvlJc w:val="left"/>
      <w:pPr>
        <w:ind w:left="792" w:hanging="432"/>
      </w:pPr>
      <w:rPr>
        <w:b w:val="0"/>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789D7194"/>
    <w:multiLevelType w:val="hybridMultilevel"/>
    <w:tmpl w:val="05BA27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B0E282A"/>
    <w:multiLevelType w:val="hybridMultilevel"/>
    <w:tmpl w:val="244CBC1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14"/>
  </w:num>
  <w:num w:numId="2">
    <w:abstractNumId w:val="3"/>
  </w:num>
  <w:num w:numId="3">
    <w:abstractNumId w:val="27"/>
  </w:num>
  <w:num w:numId="4">
    <w:abstractNumId w:val="20"/>
  </w:num>
  <w:num w:numId="5">
    <w:abstractNumId w:val="1"/>
  </w:num>
  <w:num w:numId="6">
    <w:abstractNumId w:val="21"/>
  </w:num>
  <w:num w:numId="7">
    <w:abstractNumId w:val="38"/>
  </w:num>
  <w:num w:numId="8">
    <w:abstractNumId w:val="29"/>
  </w:num>
  <w:num w:numId="9">
    <w:abstractNumId w:val="16"/>
  </w:num>
  <w:num w:numId="10">
    <w:abstractNumId w:val="32"/>
  </w:num>
  <w:num w:numId="11">
    <w:abstractNumId w:val="24"/>
  </w:num>
  <w:num w:numId="12">
    <w:abstractNumId w:val="18"/>
  </w:num>
  <w:num w:numId="13">
    <w:abstractNumId w:val="17"/>
  </w:num>
  <w:num w:numId="14">
    <w:abstractNumId w:val="13"/>
  </w:num>
  <w:num w:numId="15">
    <w:abstractNumId w:val="5"/>
  </w:num>
  <w:num w:numId="16">
    <w:abstractNumId w:val="15"/>
  </w:num>
  <w:num w:numId="17">
    <w:abstractNumId w:val="37"/>
  </w:num>
  <w:num w:numId="18">
    <w:abstractNumId w:val="4"/>
  </w:num>
  <w:num w:numId="19">
    <w:abstractNumId w:val="30"/>
  </w:num>
  <w:num w:numId="20">
    <w:abstractNumId w:val="34"/>
  </w:num>
  <w:num w:numId="21">
    <w:abstractNumId w:val="41"/>
  </w:num>
  <w:num w:numId="22">
    <w:abstractNumId w:val="12"/>
  </w:num>
  <w:num w:numId="23">
    <w:abstractNumId w:val="9"/>
  </w:num>
  <w:num w:numId="24">
    <w:abstractNumId w:val="2"/>
  </w:num>
  <w:num w:numId="25">
    <w:abstractNumId w:val="28"/>
  </w:num>
  <w:num w:numId="26">
    <w:abstractNumId w:val="10"/>
  </w:num>
  <w:num w:numId="27">
    <w:abstractNumId w:val="39"/>
  </w:num>
  <w:num w:numId="28">
    <w:abstractNumId w:val="23"/>
  </w:num>
  <w:num w:numId="29">
    <w:abstractNumId w:val="35"/>
  </w:num>
  <w:num w:numId="30">
    <w:abstractNumId w:val="19"/>
  </w:num>
  <w:num w:numId="31">
    <w:abstractNumId w:val="33"/>
  </w:num>
  <w:num w:numId="32">
    <w:abstractNumId w:val="25"/>
  </w:num>
  <w:num w:numId="33">
    <w:abstractNumId w:val="40"/>
  </w:num>
  <w:num w:numId="34">
    <w:abstractNumId w:val="11"/>
  </w:num>
  <w:num w:numId="35">
    <w:abstractNumId w:val="31"/>
  </w:num>
  <w:num w:numId="36">
    <w:abstractNumId w:val="26"/>
  </w:num>
  <w:num w:numId="37">
    <w:abstractNumId w:val="22"/>
  </w:num>
  <w:num w:numId="38">
    <w:abstractNumId w:val="8"/>
  </w:num>
  <w:num w:numId="39">
    <w:abstractNumId w:val="7"/>
  </w:num>
  <w:num w:numId="40">
    <w:abstractNumId w:val="36"/>
  </w:num>
  <w:num w:numId="41">
    <w:abstractNumId w:val="0"/>
  </w:num>
  <w:num w:numId="42">
    <w:abstractNumId w:val="6"/>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trackRevisions/>
  <w:defaultTabStop w:val="709"/>
  <w:hyphenationZone w:val="425"/>
  <w:drawingGridHorizontalSpacing w:val="110"/>
  <w:displayHorizontalDrawingGridEvery w:val="2"/>
  <w:characterSpacingControl w:val="doNotCompress"/>
  <w:hdrShapeDefaults>
    <o:shapedefaults v:ext="edit" spidmax="222210"/>
  </w:hdrShapeDefaults>
  <w:footnotePr>
    <w:footnote w:id="-1"/>
    <w:footnote w:id="0"/>
  </w:footnotePr>
  <w:endnotePr>
    <w:endnote w:id="-1"/>
    <w:endnote w:id="0"/>
  </w:endnotePr>
  <w:compat/>
  <w:rsids>
    <w:rsidRoot w:val="003C230E"/>
    <w:rsid w:val="00004F03"/>
    <w:rsid w:val="000268F8"/>
    <w:rsid w:val="000269C5"/>
    <w:rsid w:val="00033A87"/>
    <w:rsid w:val="00037CFF"/>
    <w:rsid w:val="000425AC"/>
    <w:rsid w:val="00050E73"/>
    <w:rsid w:val="000522A5"/>
    <w:rsid w:val="00054E0D"/>
    <w:rsid w:val="0005548F"/>
    <w:rsid w:val="0006193D"/>
    <w:rsid w:val="00062123"/>
    <w:rsid w:val="000647B7"/>
    <w:rsid w:val="000702D3"/>
    <w:rsid w:val="00070CE3"/>
    <w:rsid w:val="00076DF1"/>
    <w:rsid w:val="00077CED"/>
    <w:rsid w:val="00082075"/>
    <w:rsid w:val="000834DE"/>
    <w:rsid w:val="00085CBB"/>
    <w:rsid w:val="0008649A"/>
    <w:rsid w:val="00086F59"/>
    <w:rsid w:val="00091513"/>
    <w:rsid w:val="00092F27"/>
    <w:rsid w:val="00094E44"/>
    <w:rsid w:val="00095B06"/>
    <w:rsid w:val="00096607"/>
    <w:rsid w:val="000976D1"/>
    <w:rsid w:val="00097AC9"/>
    <w:rsid w:val="000A5389"/>
    <w:rsid w:val="000A57BB"/>
    <w:rsid w:val="000A7D55"/>
    <w:rsid w:val="000B02D8"/>
    <w:rsid w:val="000B04BD"/>
    <w:rsid w:val="000C287B"/>
    <w:rsid w:val="000C35DD"/>
    <w:rsid w:val="000E32B8"/>
    <w:rsid w:val="000F263A"/>
    <w:rsid w:val="000F5344"/>
    <w:rsid w:val="000F537F"/>
    <w:rsid w:val="00132F35"/>
    <w:rsid w:val="00140BA6"/>
    <w:rsid w:val="00143D10"/>
    <w:rsid w:val="00150D96"/>
    <w:rsid w:val="0015133A"/>
    <w:rsid w:val="00173BEB"/>
    <w:rsid w:val="001811FA"/>
    <w:rsid w:val="00190C6A"/>
    <w:rsid w:val="00191DD8"/>
    <w:rsid w:val="00192C97"/>
    <w:rsid w:val="001A3CD6"/>
    <w:rsid w:val="001A5B1B"/>
    <w:rsid w:val="001A783A"/>
    <w:rsid w:val="001B17F5"/>
    <w:rsid w:val="001B21EA"/>
    <w:rsid w:val="001B59F3"/>
    <w:rsid w:val="001C174D"/>
    <w:rsid w:val="001D1AD7"/>
    <w:rsid w:val="001F5051"/>
    <w:rsid w:val="001F659D"/>
    <w:rsid w:val="00200D6A"/>
    <w:rsid w:val="0020144F"/>
    <w:rsid w:val="0020388A"/>
    <w:rsid w:val="002052DA"/>
    <w:rsid w:val="00205A46"/>
    <w:rsid w:val="002133F1"/>
    <w:rsid w:val="00220722"/>
    <w:rsid w:val="00224ABC"/>
    <w:rsid w:val="00226B35"/>
    <w:rsid w:val="00231DBB"/>
    <w:rsid w:val="00232EB6"/>
    <w:rsid w:val="0023764F"/>
    <w:rsid w:val="00237A32"/>
    <w:rsid w:val="00245D81"/>
    <w:rsid w:val="00254357"/>
    <w:rsid w:val="00254F7A"/>
    <w:rsid w:val="0027130D"/>
    <w:rsid w:val="00281CF9"/>
    <w:rsid w:val="002873E5"/>
    <w:rsid w:val="002874CD"/>
    <w:rsid w:val="00290792"/>
    <w:rsid w:val="00291771"/>
    <w:rsid w:val="00292D5B"/>
    <w:rsid w:val="00295069"/>
    <w:rsid w:val="002A04F0"/>
    <w:rsid w:val="002A3E9B"/>
    <w:rsid w:val="002B2F7E"/>
    <w:rsid w:val="002C3048"/>
    <w:rsid w:val="002D600A"/>
    <w:rsid w:val="002E0B39"/>
    <w:rsid w:val="002E0F76"/>
    <w:rsid w:val="002E3203"/>
    <w:rsid w:val="002E55E6"/>
    <w:rsid w:val="002E63A1"/>
    <w:rsid w:val="00310290"/>
    <w:rsid w:val="0031517D"/>
    <w:rsid w:val="00315D84"/>
    <w:rsid w:val="0031772F"/>
    <w:rsid w:val="003314B4"/>
    <w:rsid w:val="0033207F"/>
    <w:rsid w:val="00337123"/>
    <w:rsid w:val="00341FD2"/>
    <w:rsid w:val="003508A5"/>
    <w:rsid w:val="00351D19"/>
    <w:rsid w:val="00362032"/>
    <w:rsid w:val="0036529F"/>
    <w:rsid w:val="0036741B"/>
    <w:rsid w:val="00377D73"/>
    <w:rsid w:val="00387568"/>
    <w:rsid w:val="00390E61"/>
    <w:rsid w:val="0039130A"/>
    <w:rsid w:val="003C230E"/>
    <w:rsid w:val="003C6C9E"/>
    <w:rsid w:val="003C7409"/>
    <w:rsid w:val="003D03BE"/>
    <w:rsid w:val="003D205D"/>
    <w:rsid w:val="003E0D5F"/>
    <w:rsid w:val="003E0E7F"/>
    <w:rsid w:val="003E3B21"/>
    <w:rsid w:val="003E5BA5"/>
    <w:rsid w:val="004001C8"/>
    <w:rsid w:val="00407BAF"/>
    <w:rsid w:val="0041220E"/>
    <w:rsid w:val="00415FC4"/>
    <w:rsid w:val="00424DDE"/>
    <w:rsid w:val="004277AE"/>
    <w:rsid w:val="004423BE"/>
    <w:rsid w:val="004435E9"/>
    <w:rsid w:val="00447C64"/>
    <w:rsid w:val="00455109"/>
    <w:rsid w:val="00462E89"/>
    <w:rsid w:val="00473A8E"/>
    <w:rsid w:val="004A0683"/>
    <w:rsid w:val="004A6A57"/>
    <w:rsid w:val="004B3A8D"/>
    <w:rsid w:val="004B3BF0"/>
    <w:rsid w:val="004B617B"/>
    <w:rsid w:val="004B7C3D"/>
    <w:rsid w:val="004C36EE"/>
    <w:rsid w:val="004C5206"/>
    <w:rsid w:val="004C6A68"/>
    <w:rsid w:val="004D1542"/>
    <w:rsid w:val="00501362"/>
    <w:rsid w:val="005054A5"/>
    <w:rsid w:val="00513514"/>
    <w:rsid w:val="00517C27"/>
    <w:rsid w:val="0052465F"/>
    <w:rsid w:val="0052601B"/>
    <w:rsid w:val="00527036"/>
    <w:rsid w:val="00535ACF"/>
    <w:rsid w:val="00535BEA"/>
    <w:rsid w:val="005370C2"/>
    <w:rsid w:val="005506FE"/>
    <w:rsid w:val="00552D28"/>
    <w:rsid w:val="00556196"/>
    <w:rsid w:val="00561148"/>
    <w:rsid w:val="00561403"/>
    <w:rsid w:val="00562882"/>
    <w:rsid w:val="00567C6C"/>
    <w:rsid w:val="00584EDD"/>
    <w:rsid w:val="00586AC4"/>
    <w:rsid w:val="005B1216"/>
    <w:rsid w:val="005B18D8"/>
    <w:rsid w:val="005C78B9"/>
    <w:rsid w:val="005D6164"/>
    <w:rsid w:val="005E2125"/>
    <w:rsid w:val="005E3B66"/>
    <w:rsid w:val="005E72E2"/>
    <w:rsid w:val="005F1B0B"/>
    <w:rsid w:val="005F1ED0"/>
    <w:rsid w:val="006107E9"/>
    <w:rsid w:val="00611FA4"/>
    <w:rsid w:val="00612A87"/>
    <w:rsid w:val="00616E63"/>
    <w:rsid w:val="00633CEC"/>
    <w:rsid w:val="00643551"/>
    <w:rsid w:val="006447D0"/>
    <w:rsid w:val="00653815"/>
    <w:rsid w:val="0065517F"/>
    <w:rsid w:val="00656A82"/>
    <w:rsid w:val="00663C22"/>
    <w:rsid w:val="00671AAE"/>
    <w:rsid w:val="00673125"/>
    <w:rsid w:val="00674ABB"/>
    <w:rsid w:val="006755F4"/>
    <w:rsid w:val="00680604"/>
    <w:rsid w:val="00680FA1"/>
    <w:rsid w:val="006820F3"/>
    <w:rsid w:val="0068250D"/>
    <w:rsid w:val="0068541F"/>
    <w:rsid w:val="006913A4"/>
    <w:rsid w:val="00697D5F"/>
    <w:rsid w:val="006A1D86"/>
    <w:rsid w:val="006A331D"/>
    <w:rsid w:val="006A5336"/>
    <w:rsid w:val="006A6C6C"/>
    <w:rsid w:val="006A7317"/>
    <w:rsid w:val="006B1C73"/>
    <w:rsid w:val="006B6DAD"/>
    <w:rsid w:val="006B794D"/>
    <w:rsid w:val="006C4320"/>
    <w:rsid w:val="006E551B"/>
    <w:rsid w:val="006E5D40"/>
    <w:rsid w:val="006F75F4"/>
    <w:rsid w:val="00710718"/>
    <w:rsid w:val="00711480"/>
    <w:rsid w:val="007125A3"/>
    <w:rsid w:val="00714D77"/>
    <w:rsid w:val="00717CE5"/>
    <w:rsid w:val="007278F9"/>
    <w:rsid w:val="00731AC1"/>
    <w:rsid w:val="00736CFE"/>
    <w:rsid w:val="007458D7"/>
    <w:rsid w:val="007510BE"/>
    <w:rsid w:val="00752548"/>
    <w:rsid w:val="0075278D"/>
    <w:rsid w:val="00756183"/>
    <w:rsid w:val="0075797A"/>
    <w:rsid w:val="00765DC0"/>
    <w:rsid w:val="0076767D"/>
    <w:rsid w:val="007676E2"/>
    <w:rsid w:val="0077137E"/>
    <w:rsid w:val="007816D9"/>
    <w:rsid w:val="00783F03"/>
    <w:rsid w:val="007930E7"/>
    <w:rsid w:val="00795250"/>
    <w:rsid w:val="0079729C"/>
    <w:rsid w:val="007A43C4"/>
    <w:rsid w:val="007A4B5B"/>
    <w:rsid w:val="007A6B24"/>
    <w:rsid w:val="007B4750"/>
    <w:rsid w:val="007C07B8"/>
    <w:rsid w:val="007C7DEE"/>
    <w:rsid w:val="007D0664"/>
    <w:rsid w:val="007D4F5F"/>
    <w:rsid w:val="007E4A2C"/>
    <w:rsid w:val="007F380D"/>
    <w:rsid w:val="00806035"/>
    <w:rsid w:val="0081278D"/>
    <w:rsid w:val="008167D2"/>
    <w:rsid w:val="0082255D"/>
    <w:rsid w:val="00825EE5"/>
    <w:rsid w:val="00834F06"/>
    <w:rsid w:val="008571F7"/>
    <w:rsid w:val="00873E88"/>
    <w:rsid w:val="00875462"/>
    <w:rsid w:val="00880975"/>
    <w:rsid w:val="00884611"/>
    <w:rsid w:val="00890E35"/>
    <w:rsid w:val="00895F38"/>
    <w:rsid w:val="008B3784"/>
    <w:rsid w:val="008B5EE3"/>
    <w:rsid w:val="008C1036"/>
    <w:rsid w:val="008C6C46"/>
    <w:rsid w:val="008D1545"/>
    <w:rsid w:val="008D2794"/>
    <w:rsid w:val="008D3F08"/>
    <w:rsid w:val="008D49A8"/>
    <w:rsid w:val="008E168E"/>
    <w:rsid w:val="008E579F"/>
    <w:rsid w:val="008E620A"/>
    <w:rsid w:val="008F294E"/>
    <w:rsid w:val="00901714"/>
    <w:rsid w:val="00901FFE"/>
    <w:rsid w:val="009177B8"/>
    <w:rsid w:val="009264C1"/>
    <w:rsid w:val="00930644"/>
    <w:rsid w:val="009351E2"/>
    <w:rsid w:val="009403C2"/>
    <w:rsid w:val="0094626A"/>
    <w:rsid w:val="009521A1"/>
    <w:rsid w:val="00953847"/>
    <w:rsid w:val="00953E90"/>
    <w:rsid w:val="00970316"/>
    <w:rsid w:val="00973C5D"/>
    <w:rsid w:val="009801ED"/>
    <w:rsid w:val="0098200C"/>
    <w:rsid w:val="009A2C0F"/>
    <w:rsid w:val="009B3203"/>
    <w:rsid w:val="009B716B"/>
    <w:rsid w:val="009D751A"/>
    <w:rsid w:val="009E397C"/>
    <w:rsid w:val="009F0CF3"/>
    <w:rsid w:val="009F0F0D"/>
    <w:rsid w:val="009F11E0"/>
    <w:rsid w:val="00A016F9"/>
    <w:rsid w:val="00A03843"/>
    <w:rsid w:val="00A05035"/>
    <w:rsid w:val="00A162EA"/>
    <w:rsid w:val="00A21673"/>
    <w:rsid w:val="00A218FE"/>
    <w:rsid w:val="00A30724"/>
    <w:rsid w:val="00A310AD"/>
    <w:rsid w:val="00A32073"/>
    <w:rsid w:val="00A32E6F"/>
    <w:rsid w:val="00A40F9A"/>
    <w:rsid w:val="00A47465"/>
    <w:rsid w:val="00A50E2A"/>
    <w:rsid w:val="00A50E6A"/>
    <w:rsid w:val="00A51D88"/>
    <w:rsid w:val="00A6026A"/>
    <w:rsid w:val="00A60BBE"/>
    <w:rsid w:val="00A82270"/>
    <w:rsid w:val="00A94B45"/>
    <w:rsid w:val="00AA0237"/>
    <w:rsid w:val="00AA0514"/>
    <w:rsid w:val="00AA3A6F"/>
    <w:rsid w:val="00AC3204"/>
    <w:rsid w:val="00AD002C"/>
    <w:rsid w:val="00AD011D"/>
    <w:rsid w:val="00AD0330"/>
    <w:rsid w:val="00AD0592"/>
    <w:rsid w:val="00AD319D"/>
    <w:rsid w:val="00AD533D"/>
    <w:rsid w:val="00AE19BB"/>
    <w:rsid w:val="00AE3968"/>
    <w:rsid w:val="00AE5A5B"/>
    <w:rsid w:val="00AF17EC"/>
    <w:rsid w:val="00AF2F0F"/>
    <w:rsid w:val="00AF5845"/>
    <w:rsid w:val="00B05ADF"/>
    <w:rsid w:val="00B065A1"/>
    <w:rsid w:val="00B12677"/>
    <w:rsid w:val="00B170FA"/>
    <w:rsid w:val="00B21970"/>
    <w:rsid w:val="00B26896"/>
    <w:rsid w:val="00B329DB"/>
    <w:rsid w:val="00B3795B"/>
    <w:rsid w:val="00B51232"/>
    <w:rsid w:val="00B5180D"/>
    <w:rsid w:val="00B51B25"/>
    <w:rsid w:val="00B526EE"/>
    <w:rsid w:val="00B54095"/>
    <w:rsid w:val="00B634B3"/>
    <w:rsid w:val="00B6455C"/>
    <w:rsid w:val="00B71F82"/>
    <w:rsid w:val="00B72461"/>
    <w:rsid w:val="00B733D2"/>
    <w:rsid w:val="00B83487"/>
    <w:rsid w:val="00B86A64"/>
    <w:rsid w:val="00B9455B"/>
    <w:rsid w:val="00BA1CB4"/>
    <w:rsid w:val="00BA3572"/>
    <w:rsid w:val="00BB019D"/>
    <w:rsid w:val="00BB0A98"/>
    <w:rsid w:val="00BC6634"/>
    <w:rsid w:val="00BD222C"/>
    <w:rsid w:val="00BD4B34"/>
    <w:rsid w:val="00BD7FE1"/>
    <w:rsid w:val="00BE0230"/>
    <w:rsid w:val="00BE7F2D"/>
    <w:rsid w:val="00BF07D9"/>
    <w:rsid w:val="00C021AC"/>
    <w:rsid w:val="00C06308"/>
    <w:rsid w:val="00C20B97"/>
    <w:rsid w:val="00C23CC2"/>
    <w:rsid w:val="00C4192A"/>
    <w:rsid w:val="00C426D8"/>
    <w:rsid w:val="00C4675B"/>
    <w:rsid w:val="00C5016A"/>
    <w:rsid w:val="00C53526"/>
    <w:rsid w:val="00C61443"/>
    <w:rsid w:val="00C6379D"/>
    <w:rsid w:val="00C71008"/>
    <w:rsid w:val="00C736E7"/>
    <w:rsid w:val="00C74F71"/>
    <w:rsid w:val="00C83AB0"/>
    <w:rsid w:val="00C851A4"/>
    <w:rsid w:val="00C85AEF"/>
    <w:rsid w:val="00C87B94"/>
    <w:rsid w:val="00C97379"/>
    <w:rsid w:val="00CA1E11"/>
    <w:rsid w:val="00CA2253"/>
    <w:rsid w:val="00CA4430"/>
    <w:rsid w:val="00CA4E06"/>
    <w:rsid w:val="00CA7178"/>
    <w:rsid w:val="00CC6959"/>
    <w:rsid w:val="00CD1211"/>
    <w:rsid w:val="00CE1446"/>
    <w:rsid w:val="00D16F14"/>
    <w:rsid w:val="00D2722C"/>
    <w:rsid w:val="00D31747"/>
    <w:rsid w:val="00D31F81"/>
    <w:rsid w:val="00D37EA9"/>
    <w:rsid w:val="00D511A3"/>
    <w:rsid w:val="00D529CE"/>
    <w:rsid w:val="00D569A8"/>
    <w:rsid w:val="00D723B8"/>
    <w:rsid w:val="00D7409E"/>
    <w:rsid w:val="00D75BDB"/>
    <w:rsid w:val="00D86038"/>
    <w:rsid w:val="00D914FA"/>
    <w:rsid w:val="00D9269C"/>
    <w:rsid w:val="00DA6226"/>
    <w:rsid w:val="00DC08CC"/>
    <w:rsid w:val="00DC0AAC"/>
    <w:rsid w:val="00DD2BA4"/>
    <w:rsid w:val="00DD2FA0"/>
    <w:rsid w:val="00DD4A1A"/>
    <w:rsid w:val="00DE051D"/>
    <w:rsid w:val="00DE19EF"/>
    <w:rsid w:val="00E00880"/>
    <w:rsid w:val="00E11215"/>
    <w:rsid w:val="00E119CC"/>
    <w:rsid w:val="00E13441"/>
    <w:rsid w:val="00E26709"/>
    <w:rsid w:val="00E349EA"/>
    <w:rsid w:val="00E34E40"/>
    <w:rsid w:val="00E42DD5"/>
    <w:rsid w:val="00E45DCA"/>
    <w:rsid w:val="00E52751"/>
    <w:rsid w:val="00E52E95"/>
    <w:rsid w:val="00E546EB"/>
    <w:rsid w:val="00E55019"/>
    <w:rsid w:val="00E631F7"/>
    <w:rsid w:val="00E7087D"/>
    <w:rsid w:val="00E75F3D"/>
    <w:rsid w:val="00E76EF5"/>
    <w:rsid w:val="00E7767E"/>
    <w:rsid w:val="00E81BF6"/>
    <w:rsid w:val="00E85DF6"/>
    <w:rsid w:val="00E9112B"/>
    <w:rsid w:val="00E911DB"/>
    <w:rsid w:val="00E93FB3"/>
    <w:rsid w:val="00E954AA"/>
    <w:rsid w:val="00E9660A"/>
    <w:rsid w:val="00EA3E65"/>
    <w:rsid w:val="00EB0A9A"/>
    <w:rsid w:val="00EB0D20"/>
    <w:rsid w:val="00EB25BF"/>
    <w:rsid w:val="00EB67BC"/>
    <w:rsid w:val="00EB69C7"/>
    <w:rsid w:val="00ED513A"/>
    <w:rsid w:val="00EE32A7"/>
    <w:rsid w:val="00EE4619"/>
    <w:rsid w:val="00EF3852"/>
    <w:rsid w:val="00EF4874"/>
    <w:rsid w:val="00F107C4"/>
    <w:rsid w:val="00F30597"/>
    <w:rsid w:val="00F467FA"/>
    <w:rsid w:val="00F52EFC"/>
    <w:rsid w:val="00F53A31"/>
    <w:rsid w:val="00F6645F"/>
    <w:rsid w:val="00F7366B"/>
    <w:rsid w:val="00F748B8"/>
    <w:rsid w:val="00FA5286"/>
    <w:rsid w:val="00FA7AA1"/>
    <w:rsid w:val="00FB1B08"/>
    <w:rsid w:val="00FB5C4F"/>
    <w:rsid w:val="00FC3366"/>
    <w:rsid w:val="00FC3510"/>
    <w:rsid w:val="00FC6C17"/>
    <w:rsid w:val="00FC76D2"/>
    <w:rsid w:val="00FD0E70"/>
    <w:rsid w:val="00FD10E0"/>
    <w:rsid w:val="00FD6033"/>
    <w:rsid w:val="00FD71AF"/>
    <w:rsid w:val="00FD7B6C"/>
    <w:rsid w:val="00FE04A5"/>
    <w:rsid w:val="00FE2D29"/>
    <w:rsid w:val="00FF00C7"/>
    <w:rsid w:val="00FF1367"/>
    <w:rsid w:val="00FF160B"/>
    <w:rsid w:val="00FF421C"/>
  </w:rsids>
  <m:mathPr>
    <m:mathFont m:val="Cambria Math"/>
    <m:brkBin m:val="before"/>
    <m:brkBinSub m:val="--"/>
    <m:smallFrac m:val="off"/>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22210"/>
    <o:shapelayout v:ext="edit">
      <o:idmap v:ext="edit" data="1"/>
      <o:rules v:ext="edit">
        <o:r id="V:Rule9" type="connector" idref="#_x0000_s1038">
          <o:proxy start="" idref="#_x0000_s1032" connectloc="2"/>
          <o:proxy end="" idref="#_x0000_s1030" connectloc="2"/>
        </o:r>
        <o:r id="V:Rule10" type="connector" idref="#_x0000_s1039">
          <o:proxy start="" idref="#_x0000_s1032" connectloc="2"/>
          <o:proxy end="" idref="#_x0000_s1029" connectloc="2"/>
        </o:r>
        <o:r id="V:Rule11" type="connector" idref="#_x0000_s1033">
          <o:proxy start="" idref="#_x0000_s1028" connectloc="3"/>
          <o:proxy end="" idref="#_x0000_s1029" connectloc="0"/>
        </o:r>
        <o:r id="V:Rule12" type="connector" idref="#_x0000_s1037">
          <o:proxy start="" idref="#_x0000_s1032" connectloc="2"/>
          <o:proxy end="" idref="#_x0000_s1031" connectloc="2"/>
        </o:r>
        <o:r id="V:Rule13" type="connector" idref="#_x0000_s1034">
          <o:proxy start="" idref="#_x0000_s1029" connectloc="3"/>
          <o:proxy end="" idref="#_x0000_s1030" connectloc="0"/>
        </o:r>
        <o:r id="V:Rule14" type="connector" idref="#_x0000_s1040">
          <o:proxy start="" idref="#_x0000_s1032" connectloc="2"/>
          <o:proxy end="" idref="#_x0000_s1028" connectloc="2"/>
        </o:r>
        <o:r id="V:Rule15" type="connector" idref="#_x0000_s1036">
          <o:proxy start="" idref="#_x0000_s1031" connectloc="3"/>
          <o:proxy end="" idref="#_x0000_s1032" connectloc="0"/>
        </o:r>
        <o:r id="V:Rule16" type="connector" idref="#_x0000_s1035">
          <o:proxy start="" idref="#_x0000_s1030" connectloc="3"/>
          <o:proxy end="" idref="#_x0000_s1031" connectloc="0"/>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741B"/>
    <w:rPr>
      <w:rFonts w:ascii="Arial" w:hAnsi="Arial"/>
      <w:sz w:val="24"/>
    </w:rPr>
  </w:style>
  <w:style w:type="paragraph" w:styleId="Ttulo1">
    <w:name w:val="heading 1"/>
    <w:basedOn w:val="Normal"/>
    <w:next w:val="Normal"/>
    <w:link w:val="Ttulo1Car"/>
    <w:uiPriority w:val="9"/>
    <w:qFormat/>
    <w:rsid w:val="007B475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050E73"/>
    <w:pPr>
      <w:keepNext/>
      <w:keepLines/>
      <w:numPr>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autoRedefine/>
    <w:unhideWhenUsed/>
    <w:qFormat/>
    <w:rsid w:val="00FD71AF"/>
    <w:pPr>
      <w:keepNext/>
      <w:keepLines/>
      <w:spacing w:before="200" w:after="0" w:line="360" w:lineRule="auto"/>
      <w:jc w:val="both"/>
      <w:outlineLvl w:val="2"/>
    </w:pPr>
    <w:rPr>
      <w:rFonts w:asciiTheme="majorHAnsi" w:eastAsiaTheme="majorEastAsia" w:hAnsiTheme="majorHAnsi" w:cstheme="majorBidi"/>
      <w:b/>
      <w:bCs/>
      <w:color w:val="4F81BD" w:themeColor="accent1"/>
      <w:lang w:val="es-ES_tradnl"/>
    </w:rPr>
  </w:style>
  <w:style w:type="paragraph" w:styleId="Ttulo4">
    <w:name w:val="heading 4"/>
    <w:basedOn w:val="Normal"/>
    <w:next w:val="Normal"/>
    <w:link w:val="Ttulo4Car"/>
    <w:unhideWhenUsed/>
    <w:qFormat/>
    <w:rsid w:val="000702D3"/>
    <w:pPr>
      <w:keepNext/>
      <w:keepLines/>
      <w:spacing w:before="200" w:after="0"/>
      <w:outlineLvl w:val="3"/>
    </w:pPr>
    <w:rPr>
      <w:rFonts w:asciiTheme="majorHAnsi" w:eastAsiaTheme="majorEastAsia" w:hAnsiTheme="majorHAnsi" w:cstheme="majorBidi"/>
      <w:b/>
      <w:bCs/>
      <w:iCs/>
      <w:color w:val="4F81BD" w:themeColor="accent1"/>
    </w:rPr>
  </w:style>
  <w:style w:type="paragraph" w:styleId="Ttulo5">
    <w:name w:val="heading 5"/>
    <w:basedOn w:val="Normal"/>
    <w:next w:val="Normal"/>
    <w:link w:val="Ttulo5Car"/>
    <w:uiPriority w:val="9"/>
    <w:unhideWhenUsed/>
    <w:qFormat/>
    <w:rsid w:val="002874C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C230E"/>
    <w:pPr>
      <w:ind w:left="720"/>
      <w:contextualSpacing/>
    </w:pPr>
    <w:rPr>
      <w:lang w:val="es-ES_tradnl"/>
    </w:rPr>
  </w:style>
  <w:style w:type="character" w:customStyle="1" w:styleId="Ttulo1Car">
    <w:name w:val="Título 1 Car"/>
    <w:basedOn w:val="Fuentedeprrafopredeter"/>
    <w:link w:val="Ttulo1"/>
    <w:uiPriority w:val="9"/>
    <w:rsid w:val="007B475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rsid w:val="00050E73"/>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rsid w:val="00FD71AF"/>
    <w:rPr>
      <w:rFonts w:asciiTheme="majorHAnsi" w:eastAsiaTheme="majorEastAsia" w:hAnsiTheme="majorHAnsi" w:cstheme="majorBidi"/>
      <w:b/>
      <w:bCs/>
      <w:color w:val="4F81BD" w:themeColor="accent1"/>
      <w:sz w:val="24"/>
      <w:lang w:val="es-ES_tradnl"/>
    </w:rPr>
  </w:style>
  <w:style w:type="character" w:customStyle="1" w:styleId="Ttulo4Car">
    <w:name w:val="Título 4 Car"/>
    <w:basedOn w:val="Fuentedeprrafopredeter"/>
    <w:link w:val="Ttulo4"/>
    <w:uiPriority w:val="9"/>
    <w:rsid w:val="000702D3"/>
    <w:rPr>
      <w:rFonts w:asciiTheme="majorHAnsi" w:eastAsiaTheme="majorEastAsia" w:hAnsiTheme="majorHAnsi" w:cstheme="majorBidi"/>
      <w:b/>
      <w:bCs/>
      <w:iCs/>
      <w:color w:val="4F81BD" w:themeColor="accent1"/>
      <w:sz w:val="24"/>
    </w:rPr>
  </w:style>
  <w:style w:type="paragraph" w:styleId="Encabezado">
    <w:name w:val="header"/>
    <w:basedOn w:val="Normal"/>
    <w:link w:val="EncabezadoCar"/>
    <w:uiPriority w:val="99"/>
    <w:unhideWhenUsed/>
    <w:rsid w:val="007B475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B4750"/>
  </w:style>
  <w:style w:type="paragraph" w:styleId="Piedepgina">
    <w:name w:val="footer"/>
    <w:basedOn w:val="Normal"/>
    <w:link w:val="PiedepginaCar"/>
    <w:uiPriority w:val="99"/>
    <w:unhideWhenUsed/>
    <w:rsid w:val="007B475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B4750"/>
  </w:style>
  <w:style w:type="paragraph" w:styleId="Textodeglobo">
    <w:name w:val="Balloon Text"/>
    <w:basedOn w:val="Normal"/>
    <w:link w:val="TextodegloboCar"/>
    <w:uiPriority w:val="99"/>
    <w:semiHidden/>
    <w:unhideWhenUsed/>
    <w:rsid w:val="007B475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B4750"/>
    <w:rPr>
      <w:rFonts w:ascii="Tahoma" w:hAnsi="Tahoma" w:cs="Tahoma"/>
      <w:sz w:val="16"/>
      <w:szCs w:val="16"/>
    </w:rPr>
  </w:style>
  <w:style w:type="paragraph" w:styleId="TtulodeTDC">
    <w:name w:val="TOC Heading"/>
    <w:basedOn w:val="Ttulo1"/>
    <w:next w:val="Normal"/>
    <w:uiPriority w:val="39"/>
    <w:unhideWhenUsed/>
    <w:qFormat/>
    <w:rsid w:val="003E3B21"/>
    <w:pPr>
      <w:outlineLvl w:val="9"/>
    </w:pPr>
    <w:rPr>
      <w:lang w:val="es-ES"/>
    </w:rPr>
  </w:style>
  <w:style w:type="paragraph" w:styleId="TDC1">
    <w:name w:val="toc 1"/>
    <w:basedOn w:val="Normal"/>
    <w:next w:val="Normal"/>
    <w:autoRedefine/>
    <w:uiPriority w:val="39"/>
    <w:unhideWhenUsed/>
    <w:qFormat/>
    <w:rsid w:val="00643551"/>
    <w:pPr>
      <w:tabs>
        <w:tab w:val="right" w:leader="dot" w:pos="9395"/>
      </w:tabs>
      <w:spacing w:after="100" w:line="360" w:lineRule="auto"/>
    </w:pPr>
  </w:style>
  <w:style w:type="paragraph" w:styleId="TDC2">
    <w:name w:val="toc 2"/>
    <w:basedOn w:val="Normal"/>
    <w:next w:val="Normal"/>
    <w:autoRedefine/>
    <w:uiPriority w:val="39"/>
    <w:unhideWhenUsed/>
    <w:qFormat/>
    <w:rsid w:val="003E3B21"/>
    <w:pPr>
      <w:spacing w:after="100"/>
      <w:ind w:left="220"/>
    </w:pPr>
  </w:style>
  <w:style w:type="paragraph" w:styleId="TDC3">
    <w:name w:val="toc 3"/>
    <w:basedOn w:val="Normal"/>
    <w:next w:val="Normal"/>
    <w:autoRedefine/>
    <w:uiPriority w:val="39"/>
    <w:unhideWhenUsed/>
    <w:qFormat/>
    <w:rsid w:val="006447D0"/>
    <w:pPr>
      <w:tabs>
        <w:tab w:val="left" w:pos="1100"/>
        <w:tab w:val="right" w:leader="dot" w:pos="9395"/>
      </w:tabs>
      <w:spacing w:after="100" w:line="360" w:lineRule="auto"/>
      <w:ind w:left="440"/>
    </w:pPr>
  </w:style>
  <w:style w:type="character" w:styleId="Hipervnculo">
    <w:name w:val="Hyperlink"/>
    <w:basedOn w:val="Fuentedeprrafopredeter"/>
    <w:uiPriority w:val="99"/>
    <w:unhideWhenUsed/>
    <w:rsid w:val="003E3B21"/>
    <w:rPr>
      <w:color w:val="0000FF" w:themeColor="hyperlink"/>
      <w:u w:val="single"/>
    </w:rPr>
  </w:style>
  <w:style w:type="character" w:styleId="Textodelmarcadordeposicin">
    <w:name w:val="Placeholder Text"/>
    <w:basedOn w:val="Fuentedeprrafopredeter"/>
    <w:uiPriority w:val="99"/>
    <w:semiHidden/>
    <w:rsid w:val="00752548"/>
    <w:rPr>
      <w:color w:val="808080"/>
    </w:rPr>
  </w:style>
  <w:style w:type="paragraph" w:styleId="Subttulo">
    <w:name w:val="Subtitle"/>
    <w:basedOn w:val="Normal"/>
    <w:next w:val="Normal"/>
    <w:link w:val="SubttuloCar"/>
    <w:uiPriority w:val="11"/>
    <w:qFormat/>
    <w:rsid w:val="000B02D8"/>
    <w:pPr>
      <w:numPr>
        <w:ilvl w:val="1"/>
      </w:numPr>
    </w:pPr>
    <w:rPr>
      <w:rFonts w:asciiTheme="majorHAnsi" w:eastAsiaTheme="majorEastAsia" w:hAnsiTheme="majorHAnsi" w:cstheme="majorBidi"/>
      <w:i/>
      <w:iCs/>
      <w:color w:val="4F81BD" w:themeColor="accent1"/>
      <w:spacing w:val="15"/>
      <w:szCs w:val="24"/>
    </w:rPr>
  </w:style>
  <w:style w:type="character" w:customStyle="1" w:styleId="SubttuloCar">
    <w:name w:val="Subtítulo Car"/>
    <w:basedOn w:val="Fuentedeprrafopredeter"/>
    <w:link w:val="Subttulo"/>
    <w:uiPriority w:val="11"/>
    <w:rsid w:val="000B02D8"/>
    <w:rPr>
      <w:rFonts w:asciiTheme="majorHAnsi" w:eastAsiaTheme="majorEastAsia" w:hAnsiTheme="majorHAnsi" w:cstheme="majorBidi"/>
      <w:i/>
      <w:iCs/>
      <w:color w:val="4F81BD" w:themeColor="accent1"/>
      <w:spacing w:val="15"/>
      <w:sz w:val="24"/>
      <w:szCs w:val="24"/>
    </w:rPr>
  </w:style>
  <w:style w:type="character" w:styleId="Refdecomentario">
    <w:name w:val="annotation reference"/>
    <w:basedOn w:val="Fuentedeprrafopredeter"/>
    <w:uiPriority w:val="99"/>
    <w:semiHidden/>
    <w:unhideWhenUsed/>
    <w:rsid w:val="00FD6033"/>
    <w:rPr>
      <w:sz w:val="16"/>
      <w:szCs w:val="16"/>
    </w:rPr>
  </w:style>
  <w:style w:type="paragraph" w:styleId="Textocomentario">
    <w:name w:val="annotation text"/>
    <w:basedOn w:val="Normal"/>
    <w:link w:val="TextocomentarioCar"/>
    <w:uiPriority w:val="99"/>
    <w:semiHidden/>
    <w:unhideWhenUsed/>
    <w:rsid w:val="00FD603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D6033"/>
    <w:rPr>
      <w:sz w:val="20"/>
      <w:szCs w:val="20"/>
    </w:rPr>
  </w:style>
  <w:style w:type="paragraph" w:styleId="Asuntodelcomentario">
    <w:name w:val="annotation subject"/>
    <w:basedOn w:val="Textocomentario"/>
    <w:next w:val="Textocomentario"/>
    <w:link w:val="AsuntodelcomentarioCar"/>
    <w:uiPriority w:val="99"/>
    <w:semiHidden/>
    <w:unhideWhenUsed/>
    <w:rsid w:val="00FD6033"/>
    <w:rPr>
      <w:b/>
      <w:bCs/>
    </w:rPr>
  </w:style>
  <w:style w:type="character" w:customStyle="1" w:styleId="AsuntodelcomentarioCar">
    <w:name w:val="Asunto del comentario Car"/>
    <w:basedOn w:val="TextocomentarioCar"/>
    <w:link w:val="Asuntodelcomentario"/>
    <w:uiPriority w:val="99"/>
    <w:semiHidden/>
    <w:rsid w:val="00FD6033"/>
    <w:rPr>
      <w:b/>
      <w:bCs/>
    </w:rPr>
  </w:style>
  <w:style w:type="character" w:customStyle="1" w:styleId="Ttulo5Car">
    <w:name w:val="Título 5 Car"/>
    <w:basedOn w:val="Fuentedeprrafopredeter"/>
    <w:link w:val="Ttulo5"/>
    <w:uiPriority w:val="9"/>
    <w:rsid w:val="002874CD"/>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874CD"/>
    <w:pPr>
      <w:spacing w:after="100"/>
      <w:ind w:left="660"/>
    </w:pPr>
  </w:style>
  <w:style w:type="paragraph" w:styleId="TDC5">
    <w:name w:val="toc 5"/>
    <w:basedOn w:val="Normal"/>
    <w:next w:val="Normal"/>
    <w:autoRedefine/>
    <w:uiPriority w:val="39"/>
    <w:unhideWhenUsed/>
    <w:rsid w:val="002874CD"/>
    <w:pPr>
      <w:spacing w:after="100"/>
      <w:ind w:left="880"/>
    </w:pPr>
  </w:style>
  <w:style w:type="table" w:styleId="Tablaconcuadrcula">
    <w:name w:val="Table Grid"/>
    <w:basedOn w:val="Tablanormal"/>
    <w:uiPriority w:val="59"/>
    <w:rsid w:val="00C74F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ocumentTitle">
    <w:name w:val="Document Title"/>
    <w:basedOn w:val="Normal"/>
    <w:rsid w:val="005B1216"/>
    <w:pPr>
      <w:spacing w:after="0" w:line="240" w:lineRule="auto"/>
      <w:jc w:val="center"/>
    </w:pPr>
    <w:rPr>
      <w:rFonts w:eastAsia="Times New Roman" w:cs="Times New Roman"/>
      <w:b/>
      <w:sz w:val="52"/>
      <w:szCs w:val="24"/>
      <w:lang w:val="en-GB" w:eastAsia="en-GB"/>
    </w:rPr>
  </w:style>
  <w:style w:type="paragraph" w:customStyle="1" w:styleId="Information">
    <w:name w:val="Information"/>
    <w:basedOn w:val="Normal"/>
    <w:rsid w:val="005B1216"/>
    <w:pPr>
      <w:spacing w:after="0" w:line="240" w:lineRule="auto"/>
      <w:jc w:val="center"/>
    </w:pPr>
    <w:rPr>
      <w:rFonts w:eastAsia="Times New Roman" w:cs="Times New Roman"/>
      <w:b/>
      <w:sz w:val="28"/>
      <w:szCs w:val="20"/>
      <w:lang w:val="en-GB" w:eastAsia="en-GB"/>
    </w:rPr>
  </w:style>
  <w:style w:type="paragraph" w:customStyle="1" w:styleId="Diagram">
    <w:name w:val="Diagram"/>
    <w:basedOn w:val="Normal"/>
    <w:rsid w:val="005B1216"/>
    <w:pPr>
      <w:spacing w:after="0" w:line="240" w:lineRule="auto"/>
    </w:pPr>
    <w:rPr>
      <w:rFonts w:eastAsia="Times New Roman" w:cs="Times New Roman"/>
      <w:sz w:val="20"/>
      <w:szCs w:val="24"/>
      <w:lang w:val="en-GB" w:eastAsia="en-GB"/>
    </w:rPr>
  </w:style>
  <w:style w:type="paragraph" w:customStyle="1" w:styleId="ReportTitle">
    <w:name w:val="Report Title"/>
    <w:basedOn w:val="PageTitle"/>
    <w:rsid w:val="005B1216"/>
    <w:rPr>
      <w:b/>
      <w:sz w:val="48"/>
    </w:rPr>
  </w:style>
  <w:style w:type="paragraph" w:customStyle="1" w:styleId="PageTitle">
    <w:name w:val="Page Title"/>
    <w:basedOn w:val="Normal"/>
    <w:rsid w:val="005B1216"/>
    <w:pPr>
      <w:spacing w:before="240" w:after="0" w:line="240" w:lineRule="auto"/>
      <w:jc w:val="center"/>
    </w:pPr>
    <w:rPr>
      <w:rFonts w:eastAsia="Times New Roman" w:cs="Times New Roman"/>
      <w:sz w:val="40"/>
      <w:szCs w:val="20"/>
      <w:lang w:val="en-GB" w:eastAsia="en-GB"/>
    </w:rPr>
  </w:style>
  <w:style w:type="paragraph" w:customStyle="1" w:styleId="HLine">
    <w:name w:val="H Line"/>
    <w:basedOn w:val="DocumentTitle"/>
    <w:rsid w:val="005B1216"/>
    <w:pPr>
      <w:pBdr>
        <w:bottom w:val="single" w:sz="18" w:space="1" w:color="1569BC"/>
      </w:pBdr>
    </w:pPr>
    <w:rPr>
      <w:bCs/>
      <w:szCs w:val="20"/>
    </w:rPr>
  </w:style>
  <w:style w:type="paragraph" w:customStyle="1" w:styleId="TableHeader">
    <w:name w:val="TableHeader"/>
    <w:basedOn w:val="Normal"/>
    <w:rsid w:val="005B1216"/>
    <w:pPr>
      <w:spacing w:before="120" w:after="80" w:line="240" w:lineRule="auto"/>
      <w:ind w:left="144" w:right="144"/>
    </w:pPr>
    <w:rPr>
      <w:rFonts w:eastAsia="Times New Roman" w:cs="Times New Roman"/>
      <w:b/>
      <w:color w:val="FFFFFF"/>
      <w:sz w:val="22"/>
      <w:szCs w:val="24"/>
      <w:lang w:val="en-GB" w:eastAsia="en-GB"/>
    </w:rPr>
  </w:style>
  <w:style w:type="paragraph" w:customStyle="1" w:styleId="TableContent">
    <w:name w:val="TableContent"/>
    <w:basedOn w:val="Normal"/>
    <w:rsid w:val="005B1216"/>
    <w:pPr>
      <w:spacing w:before="80" w:after="40" w:line="240" w:lineRule="auto"/>
      <w:ind w:left="144" w:right="144"/>
    </w:pPr>
    <w:rPr>
      <w:rFonts w:eastAsia="Times New Roman" w:cs="Times New Roman"/>
      <w:sz w:val="20"/>
      <w:szCs w:val="24"/>
      <w:lang w:val="en-GB" w:eastAsia="en-GB"/>
    </w:rPr>
  </w:style>
  <w:style w:type="paragraph" w:customStyle="1" w:styleId="DiagramType">
    <w:name w:val="DiagramType"/>
    <w:basedOn w:val="Normal"/>
    <w:rsid w:val="005B1216"/>
    <w:pPr>
      <w:spacing w:after="0" w:line="240" w:lineRule="auto"/>
    </w:pPr>
    <w:rPr>
      <w:rFonts w:eastAsia="Times New Roman" w:cs="Times New Roman"/>
      <w:b/>
      <w:sz w:val="28"/>
      <w:szCs w:val="24"/>
      <w:lang w:val="en-GB" w:eastAsia="en-GB"/>
    </w:rPr>
  </w:style>
  <w:style w:type="paragraph" w:customStyle="1" w:styleId="ReportInformation">
    <w:name w:val="Report Information"/>
    <w:basedOn w:val="ReportTitle"/>
    <w:rsid w:val="005B1216"/>
    <w:rPr>
      <w:sz w:val="32"/>
    </w:rPr>
  </w:style>
  <w:style w:type="table" w:customStyle="1" w:styleId="Sombreadoclaro-nfasis11">
    <w:name w:val="Sombreado claro - Énfasis 11"/>
    <w:basedOn w:val="Tablanormal"/>
    <w:uiPriority w:val="60"/>
    <w:rsid w:val="00EB0D2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Sombreadoclaro1">
    <w:name w:val="Sombreado claro1"/>
    <w:basedOn w:val="Tablanormal"/>
    <w:uiPriority w:val="60"/>
    <w:rsid w:val="00EB0D2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2">
    <w:name w:val="Light Shading Accent 2"/>
    <w:basedOn w:val="Tablanormal"/>
    <w:uiPriority w:val="60"/>
    <w:rsid w:val="00EB0D20"/>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EB0D20"/>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EB0D20"/>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EB0D20"/>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staclara-nfasis11">
    <w:name w:val="Lista clara - Énfasis 11"/>
    <w:basedOn w:val="Tablanormal"/>
    <w:uiPriority w:val="61"/>
    <w:rsid w:val="00EB0D2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Cuadrculaclara-nfasis11">
    <w:name w:val="Cuadrícula clara - Énfasis 11"/>
    <w:basedOn w:val="Tablanormal"/>
    <w:uiPriority w:val="62"/>
    <w:rsid w:val="00B7246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staclara-nfasis5">
    <w:name w:val="Light List Accent 5"/>
    <w:basedOn w:val="Tablanormal"/>
    <w:uiPriority w:val="61"/>
    <w:rsid w:val="00B7246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fecha">
    <w:name w:val="fecha"/>
    <w:basedOn w:val="Fuentedeprrafopredeter"/>
    <w:rsid w:val="007E4A2C"/>
  </w:style>
  <w:style w:type="paragraph" w:styleId="NormalWeb">
    <w:name w:val="Normal (Web)"/>
    <w:basedOn w:val="Normal"/>
    <w:uiPriority w:val="99"/>
    <w:semiHidden/>
    <w:unhideWhenUsed/>
    <w:rsid w:val="007E4A2C"/>
    <w:pPr>
      <w:spacing w:before="100" w:beforeAutospacing="1" w:after="100" w:afterAutospacing="1" w:line="240" w:lineRule="auto"/>
    </w:pPr>
    <w:rPr>
      <w:rFonts w:ascii="Times New Roman" w:eastAsia="Times New Roman" w:hAnsi="Times New Roman" w:cs="Times New Roman"/>
      <w:szCs w:val="24"/>
      <w:lang w:val="es-ES" w:eastAsia="es-ES"/>
    </w:rPr>
  </w:style>
  <w:style w:type="character" w:styleId="Textoennegrita">
    <w:name w:val="Strong"/>
    <w:basedOn w:val="Fuentedeprrafopredeter"/>
    <w:uiPriority w:val="22"/>
    <w:qFormat/>
    <w:rsid w:val="007E4A2C"/>
    <w:rPr>
      <w:b/>
      <w:bCs/>
    </w:rPr>
  </w:style>
  <w:style w:type="character" w:styleId="nfasis">
    <w:name w:val="Emphasis"/>
    <w:basedOn w:val="Fuentedeprrafopredeter"/>
    <w:uiPriority w:val="20"/>
    <w:qFormat/>
    <w:rsid w:val="007E4A2C"/>
    <w:rPr>
      <w:i/>
      <w:iCs/>
    </w:rPr>
  </w:style>
  <w:style w:type="paragraph" w:styleId="Revisin">
    <w:name w:val="Revision"/>
    <w:hidden/>
    <w:uiPriority w:val="99"/>
    <w:semiHidden/>
    <w:rsid w:val="00077CED"/>
    <w:pPr>
      <w:spacing w:after="0" w:line="240" w:lineRule="auto"/>
    </w:pPr>
    <w:rPr>
      <w:rFonts w:ascii="Arial" w:hAnsi="Arial"/>
      <w:sz w:val="24"/>
    </w:rPr>
  </w:style>
</w:styles>
</file>

<file path=word/webSettings.xml><?xml version="1.0" encoding="utf-8"?>
<w:webSettings xmlns:r="http://schemas.openxmlformats.org/officeDocument/2006/relationships" xmlns:w="http://schemas.openxmlformats.org/wordprocessingml/2006/main">
  <w:divs>
    <w:div w:id="49966311">
      <w:bodyDiv w:val="1"/>
      <w:marLeft w:val="0"/>
      <w:marRight w:val="0"/>
      <w:marTop w:val="0"/>
      <w:marBottom w:val="0"/>
      <w:divBdr>
        <w:top w:val="none" w:sz="0" w:space="0" w:color="auto"/>
        <w:left w:val="none" w:sz="0" w:space="0" w:color="auto"/>
        <w:bottom w:val="none" w:sz="0" w:space="0" w:color="auto"/>
        <w:right w:val="none" w:sz="0" w:space="0" w:color="auto"/>
      </w:divBdr>
    </w:div>
    <w:div w:id="71054301">
      <w:bodyDiv w:val="1"/>
      <w:marLeft w:val="0"/>
      <w:marRight w:val="0"/>
      <w:marTop w:val="0"/>
      <w:marBottom w:val="0"/>
      <w:divBdr>
        <w:top w:val="none" w:sz="0" w:space="0" w:color="auto"/>
        <w:left w:val="none" w:sz="0" w:space="0" w:color="auto"/>
        <w:bottom w:val="none" w:sz="0" w:space="0" w:color="auto"/>
        <w:right w:val="none" w:sz="0" w:space="0" w:color="auto"/>
      </w:divBdr>
    </w:div>
    <w:div w:id="185947389">
      <w:bodyDiv w:val="1"/>
      <w:marLeft w:val="0"/>
      <w:marRight w:val="0"/>
      <w:marTop w:val="0"/>
      <w:marBottom w:val="0"/>
      <w:divBdr>
        <w:top w:val="none" w:sz="0" w:space="0" w:color="auto"/>
        <w:left w:val="none" w:sz="0" w:space="0" w:color="auto"/>
        <w:bottom w:val="none" w:sz="0" w:space="0" w:color="auto"/>
        <w:right w:val="none" w:sz="0" w:space="0" w:color="auto"/>
      </w:divBdr>
    </w:div>
    <w:div w:id="656081869">
      <w:bodyDiv w:val="1"/>
      <w:marLeft w:val="0"/>
      <w:marRight w:val="0"/>
      <w:marTop w:val="0"/>
      <w:marBottom w:val="0"/>
      <w:divBdr>
        <w:top w:val="none" w:sz="0" w:space="0" w:color="auto"/>
        <w:left w:val="none" w:sz="0" w:space="0" w:color="auto"/>
        <w:bottom w:val="none" w:sz="0" w:space="0" w:color="auto"/>
        <w:right w:val="none" w:sz="0" w:space="0" w:color="auto"/>
      </w:divBdr>
    </w:div>
    <w:div w:id="951522981">
      <w:bodyDiv w:val="1"/>
      <w:marLeft w:val="0"/>
      <w:marRight w:val="0"/>
      <w:marTop w:val="0"/>
      <w:marBottom w:val="0"/>
      <w:divBdr>
        <w:top w:val="none" w:sz="0" w:space="0" w:color="auto"/>
        <w:left w:val="none" w:sz="0" w:space="0" w:color="auto"/>
        <w:bottom w:val="none" w:sz="0" w:space="0" w:color="auto"/>
        <w:right w:val="none" w:sz="0" w:space="0" w:color="auto"/>
      </w:divBdr>
    </w:div>
    <w:div w:id="953288801">
      <w:bodyDiv w:val="1"/>
      <w:marLeft w:val="0"/>
      <w:marRight w:val="0"/>
      <w:marTop w:val="0"/>
      <w:marBottom w:val="0"/>
      <w:divBdr>
        <w:top w:val="none" w:sz="0" w:space="0" w:color="auto"/>
        <w:left w:val="none" w:sz="0" w:space="0" w:color="auto"/>
        <w:bottom w:val="none" w:sz="0" w:space="0" w:color="auto"/>
        <w:right w:val="none" w:sz="0" w:space="0" w:color="auto"/>
      </w:divBdr>
    </w:div>
    <w:div w:id="1316109564">
      <w:bodyDiv w:val="1"/>
      <w:marLeft w:val="0"/>
      <w:marRight w:val="0"/>
      <w:marTop w:val="0"/>
      <w:marBottom w:val="0"/>
      <w:divBdr>
        <w:top w:val="none" w:sz="0" w:space="0" w:color="auto"/>
        <w:left w:val="none" w:sz="0" w:space="0" w:color="auto"/>
        <w:bottom w:val="none" w:sz="0" w:space="0" w:color="auto"/>
        <w:right w:val="none" w:sz="0" w:space="0" w:color="auto"/>
      </w:divBdr>
    </w:div>
    <w:div w:id="1316883357">
      <w:bodyDiv w:val="1"/>
      <w:marLeft w:val="0"/>
      <w:marRight w:val="0"/>
      <w:marTop w:val="0"/>
      <w:marBottom w:val="0"/>
      <w:divBdr>
        <w:top w:val="none" w:sz="0" w:space="0" w:color="auto"/>
        <w:left w:val="none" w:sz="0" w:space="0" w:color="auto"/>
        <w:bottom w:val="none" w:sz="0" w:space="0" w:color="auto"/>
        <w:right w:val="none" w:sz="0" w:space="0" w:color="auto"/>
      </w:divBdr>
    </w:div>
    <w:div w:id="1770199847">
      <w:bodyDiv w:val="1"/>
      <w:marLeft w:val="0"/>
      <w:marRight w:val="0"/>
      <w:marTop w:val="0"/>
      <w:marBottom w:val="0"/>
      <w:divBdr>
        <w:top w:val="none" w:sz="0" w:space="0" w:color="auto"/>
        <w:left w:val="none" w:sz="0" w:space="0" w:color="auto"/>
        <w:bottom w:val="none" w:sz="0" w:space="0" w:color="auto"/>
        <w:right w:val="none" w:sz="0" w:space="0" w:color="auto"/>
      </w:divBdr>
    </w:div>
    <w:div w:id="1989280167">
      <w:bodyDiv w:val="1"/>
      <w:marLeft w:val="0"/>
      <w:marRight w:val="0"/>
      <w:marTop w:val="0"/>
      <w:marBottom w:val="0"/>
      <w:divBdr>
        <w:top w:val="none" w:sz="0" w:space="0" w:color="auto"/>
        <w:left w:val="none" w:sz="0" w:space="0" w:color="auto"/>
        <w:bottom w:val="none" w:sz="0" w:space="0" w:color="auto"/>
        <w:right w:val="none" w:sz="0" w:space="0" w:color="auto"/>
      </w:divBdr>
    </w:div>
    <w:div w:id="2133471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611DD1-4F6F-4FBE-A3C5-2AFB30D464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743</TotalTime>
  <Pages>63</Pages>
  <Words>11484</Words>
  <Characters>63164</Characters>
  <Application>Microsoft Office Word</Application>
  <DocSecurity>0</DocSecurity>
  <Lines>526</Lines>
  <Paragraphs>148</Paragraphs>
  <ScaleCrop>false</ScaleCrop>
  <HeadingPairs>
    <vt:vector size="2" baseType="variant">
      <vt:variant>
        <vt:lpstr>Título</vt:lpstr>
      </vt:variant>
      <vt:variant>
        <vt:i4>1</vt:i4>
      </vt:variant>
    </vt:vector>
  </HeadingPairs>
  <TitlesOfParts>
    <vt:vector size="1" baseType="lpstr">
      <vt:lpstr>Titulo 1</vt:lpstr>
    </vt:vector>
  </TitlesOfParts>
  <Company> </Company>
  <LinksUpToDate>false</LinksUpToDate>
  <CharactersWithSpaces>74500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Titulo 1</dc:title>
  <dc:subject/>
  <dc:creator>Ruminita</dc:creator>
  <cp:keywords/>
  <dc:description/>
  <cp:lastModifiedBy>Usuario</cp:lastModifiedBy>
  <cp:revision>46</cp:revision>
  <cp:lastPrinted>2009-10-29T05:53:00Z</cp:lastPrinted>
  <dcterms:created xsi:type="dcterms:W3CDTF">2009-10-28T02:44:00Z</dcterms:created>
  <dcterms:modified xsi:type="dcterms:W3CDTF">2009-11-24T22:31:00Z</dcterms:modified>
</cp:coreProperties>
</file>