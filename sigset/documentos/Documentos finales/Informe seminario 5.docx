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DC1" w:rsidRDefault="00BA0DC1" w:rsidP="00BA0DC1">
      <w:pPr>
        <w:pStyle w:val="TtulodeTDC"/>
        <w:spacing w:before="0" w:after="240" w:line="240" w:lineRule="auto"/>
        <w:jc w:val="both"/>
      </w:pPr>
      <w:r w:rsidRPr="00BA0DC1">
        <w:t>Resumen</w:t>
      </w:r>
    </w:p>
    <w:p w:rsidR="00BA0DC1" w:rsidRDefault="00BA0DC1" w:rsidP="00BA0DC1">
      <w:pPr>
        <w:rPr>
          <w:lang w:val="es-ES"/>
        </w:rPr>
      </w:pPr>
      <w:r>
        <w:rPr>
          <w:lang w:val="es-ES"/>
        </w:rPr>
        <w:t>El presente trabajo de seminario corresponde al desarrollo de un producto de software para empresas de tipo servicio técnico,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BA0DC1" w:rsidRDefault="00BA0DC1" w:rsidP="00BA0DC1">
      <w:r>
        <w:t xml:space="preserve">Dentro de este documento se describe como funcionan las empresas de servicio técnico, se describe el flujo de trabajo y definiciones propias del negocio. Además se da a conocer el problema y la solución atreves del desarrollo de un software. </w:t>
      </w:r>
    </w:p>
    <w:p w:rsidR="00BA0DC1" w:rsidRDefault="00BA0DC1" w:rsidP="00BA0DC1">
      <w:r>
        <w:t>El desarrollo del sistema fue realizado según un modelo de cascada, debido a que a las etapas de son desarrolladas de modo lineal, se tiene poca interacción con el usuario debido a que no se realiza a una empresa en especifico solo se toman como referencias.</w:t>
      </w:r>
    </w:p>
    <w:p w:rsidR="00F719B0" w:rsidRDefault="00F719B0" w:rsidP="00BA0DC1"/>
    <w:p w:rsidR="00BA0DC1" w:rsidRDefault="00BA0DC1" w:rsidP="00BA0DC1">
      <w:r>
        <w:t xml:space="preserve"> </w:t>
      </w:r>
    </w:p>
    <w:p w:rsidR="00BA0DC1" w:rsidRDefault="00BA0DC1" w:rsidP="00BA0DC1"/>
    <w:p w:rsidR="00BA0DC1" w:rsidRDefault="00BA0DC1" w:rsidP="00BA0DC1">
      <w:r>
        <w:br w:type="page"/>
      </w: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562882" w:rsidRDefault="007B3DE9">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562882">
            <w:rPr>
              <w:noProof/>
            </w:rPr>
            <w:t>Capítulo I: Introducción</w:t>
          </w:r>
          <w:r w:rsidR="00562882">
            <w:rPr>
              <w:noProof/>
            </w:rPr>
            <w:tab/>
          </w:r>
          <w:r>
            <w:rPr>
              <w:noProof/>
            </w:rPr>
            <w:fldChar w:fldCharType="begin"/>
          </w:r>
          <w:r w:rsidR="00562882">
            <w:rPr>
              <w:noProof/>
            </w:rPr>
            <w:instrText xml:space="preserve"> PAGEREF _Toc246253183 \h </w:instrText>
          </w:r>
          <w:r>
            <w:rPr>
              <w:noProof/>
            </w:rPr>
          </w:r>
          <w:r>
            <w:rPr>
              <w:noProof/>
            </w:rPr>
            <w:fldChar w:fldCharType="separate"/>
          </w:r>
          <w:r w:rsidR="00562882">
            <w:rPr>
              <w:noProof/>
            </w:rPr>
            <w:t>4</w:t>
          </w:r>
          <w:r>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7B3DE9">
            <w:rPr>
              <w:noProof/>
            </w:rPr>
            <w:fldChar w:fldCharType="begin"/>
          </w:r>
          <w:r>
            <w:rPr>
              <w:noProof/>
            </w:rPr>
            <w:instrText xml:space="preserve"> PAGEREF _Toc246253184 \h </w:instrText>
          </w:r>
          <w:r w:rsidR="007B3DE9">
            <w:rPr>
              <w:noProof/>
            </w:rPr>
          </w:r>
          <w:r w:rsidR="007B3DE9">
            <w:rPr>
              <w:noProof/>
            </w:rPr>
            <w:fldChar w:fldCharType="separate"/>
          </w:r>
          <w:r>
            <w:rPr>
              <w:noProof/>
            </w:rPr>
            <w:t>4</w:t>
          </w:r>
          <w:r w:rsidR="007B3DE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7B3DE9">
            <w:rPr>
              <w:noProof/>
            </w:rPr>
            <w:fldChar w:fldCharType="begin"/>
          </w:r>
          <w:r>
            <w:rPr>
              <w:noProof/>
            </w:rPr>
            <w:instrText xml:space="preserve"> PAGEREF _Toc246253185 \h </w:instrText>
          </w:r>
          <w:r w:rsidR="007B3DE9">
            <w:rPr>
              <w:noProof/>
            </w:rPr>
          </w:r>
          <w:r w:rsidR="007B3DE9">
            <w:rPr>
              <w:noProof/>
            </w:rPr>
            <w:fldChar w:fldCharType="separate"/>
          </w:r>
          <w:r>
            <w:rPr>
              <w:noProof/>
            </w:rPr>
            <w:t>6</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7B3DE9">
            <w:rPr>
              <w:noProof/>
            </w:rPr>
            <w:fldChar w:fldCharType="begin"/>
          </w:r>
          <w:r>
            <w:rPr>
              <w:noProof/>
            </w:rPr>
            <w:instrText xml:space="preserve"> PAGEREF _Toc246253186 \h </w:instrText>
          </w:r>
          <w:r w:rsidR="007B3DE9">
            <w:rPr>
              <w:noProof/>
            </w:rPr>
          </w:r>
          <w:r w:rsidR="007B3DE9">
            <w:rPr>
              <w:noProof/>
            </w:rPr>
            <w:fldChar w:fldCharType="separate"/>
          </w:r>
          <w:r>
            <w:rPr>
              <w:noProof/>
            </w:rPr>
            <w:t>6</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7B3DE9">
            <w:rPr>
              <w:noProof/>
            </w:rPr>
            <w:fldChar w:fldCharType="begin"/>
          </w:r>
          <w:r>
            <w:rPr>
              <w:noProof/>
            </w:rPr>
            <w:instrText xml:space="preserve"> PAGEREF _Toc246253187 \h </w:instrText>
          </w:r>
          <w:r w:rsidR="007B3DE9">
            <w:rPr>
              <w:noProof/>
            </w:rPr>
          </w:r>
          <w:r w:rsidR="007B3DE9">
            <w:rPr>
              <w:noProof/>
            </w:rPr>
            <w:fldChar w:fldCharType="separate"/>
          </w:r>
          <w:r>
            <w:rPr>
              <w:noProof/>
            </w:rPr>
            <w:t>6</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7B3DE9">
            <w:rPr>
              <w:noProof/>
            </w:rPr>
            <w:fldChar w:fldCharType="begin"/>
          </w:r>
          <w:r>
            <w:rPr>
              <w:noProof/>
            </w:rPr>
            <w:instrText xml:space="preserve"> PAGEREF _Toc246253188 \h </w:instrText>
          </w:r>
          <w:r w:rsidR="007B3DE9">
            <w:rPr>
              <w:noProof/>
            </w:rPr>
          </w:r>
          <w:r w:rsidR="007B3DE9">
            <w:rPr>
              <w:noProof/>
            </w:rPr>
            <w:fldChar w:fldCharType="separate"/>
          </w:r>
          <w:r>
            <w:rPr>
              <w:noProof/>
            </w:rPr>
            <w:t>7</w:t>
          </w:r>
          <w:r w:rsidR="007B3DE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7B3DE9">
            <w:rPr>
              <w:noProof/>
            </w:rPr>
            <w:fldChar w:fldCharType="begin"/>
          </w:r>
          <w:r>
            <w:rPr>
              <w:noProof/>
            </w:rPr>
            <w:instrText xml:space="preserve"> PAGEREF _Toc246253189 \h </w:instrText>
          </w:r>
          <w:r w:rsidR="007B3DE9">
            <w:rPr>
              <w:noProof/>
            </w:rPr>
          </w:r>
          <w:r w:rsidR="007B3DE9">
            <w:rPr>
              <w:noProof/>
            </w:rPr>
            <w:fldChar w:fldCharType="separate"/>
          </w:r>
          <w:r>
            <w:rPr>
              <w:noProof/>
            </w:rPr>
            <w:t>9</w:t>
          </w:r>
          <w:r w:rsidR="007B3DE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7B3DE9">
            <w:rPr>
              <w:noProof/>
            </w:rPr>
            <w:fldChar w:fldCharType="begin"/>
          </w:r>
          <w:r>
            <w:rPr>
              <w:noProof/>
            </w:rPr>
            <w:instrText xml:space="preserve"> PAGEREF _Toc246253190 \h </w:instrText>
          </w:r>
          <w:r w:rsidR="007B3DE9">
            <w:rPr>
              <w:noProof/>
            </w:rPr>
          </w:r>
          <w:r w:rsidR="007B3DE9">
            <w:rPr>
              <w:noProof/>
            </w:rPr>
            <w:fldChar w:fldCharType="separate"/>
          </w:r>
          <w:r>
            <w:rPr>
              <w:noProof/>
            </w:rPr>
            <w:t>10</w:t>
          </w:r>
          <w:r w:rsidR="007B3DE9">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 Marco Teórico.</w:t>
          </w:r>
          <w:r>
            <w:rPr>
              <w:noProof/>
            </w:rPr>
            <w:tab/>
          </w:r>
          <w:r w:rsidR="007B3DE9">
            <w:rPr>
              <w:noProof/>
            </w:rPr>
            <w:fldChar w:fldCharType="begin"/>
          </w:r>
          <w:r>
            <w:rPr>
              <w:noProof/>
            </w:rPr>
            <w:instrText xml:space="preserve"> PAGEREF _Toc246253191 \h </w:instrText>
          </w:r>
          <w:r w:rsidR="007B3DE9">
            <w:rPr>
              <w:noProof/>
            </w:rPr>
          </w:r>
          <w:r w:rsidR="007B3DE9">
            <w:rPr>
              <w:noProof/>
            </w:rPr>
            <w:fldChar w:fldCharType="separate"/>
          </w:r>
          <w:r>
            <w:rPr>
              <w:noProof/>
            </w:rPr>
            <w:t>11</w:t>
          </w:r>
          <w:r w:rsidR="007B3DE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Conceptos básicos de un servicio técnico electrónico.</w:t>
          </w:r>
          <w:r>
            <w:rPr>
              <w:noProof/>
            </w:rPr>
            <w:tab/>
          </w:r>
          <w:r w:rsidR="007B3DE9">
            <w:rPr>
              <w:noProof/>
            </w:rPr>
            <w:fldChar w:fldCharType="begin"/>
          </w:r>
          <w:r>
            <w:rPr>
              <w:noProof/>
            </w:rPr>
            <w:instrText xml:space="preserve"> PAGEREF _Toc246253192 \h </w:instrText>
          </w:r>
          <w:r w:rsidR="007B3DE9">
            <w:rPr>
              <w:noProof/>
            </w:rPr>
          </w:r>
          <w:r w:rsidR="007B3DE9">
            <w:rPr>
              <w:noProof/>
            </w:rPr>
            <w:fldChar w:fldCharType="separate"/>
          </w:r>
          <w:r>
            <w:rPr>
              <w:noProof/>
            </w:rPr>
            <w:t>11</w:t>
          </w:r>
          <w:r w:rsidR="007B3DE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Metodología de desarrollo.</w:t>
          </w:r>
          <w:r>
            <w:rPr>
              <w:noProof/>
            </w:rPr>
            <w:tab/>
          </w:r>
          <w:r w:rsidR="007B3DE9">
            <w:rPr>
              <w:noProof/>
            </w:rPr>
            <w:fldChar w:fldCharType="begin"/>
          </w:r>
          <w:r>
            <w:rPr>
              <w:noProof/>
            </w:rPr>
            <w:instrText xml:space="preserve"> PAGEREF _Toc246253193 \h </w:instrText>
          </w:r>
          <w:r w:rsidR="007B3DE9">
            <w:rPr>
              <w:noProof/>
            </w:rPr>
          </w:r>
          <w:r w:rsidR="007B3DE9">
            <w:rPr>
              <w:noProof/>
            </w:rPr>
            <w:fldChar w:fldCharType="separate"/>
          </w:r>
          <w:r>
            <w:rPr>
              <w:noProof/>
            </w:rPr>
            <w:t>14</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Modelo cascada</w:t>
          </w:r>
          <w:r>
            <w:rPr>
              <w:noProof/>
            </w:rPr>
            <w:tab/>
          </w:r>
          <w:r w:rsidR="007B3DE9">
            <w:rPr>
              <w:noProof/>
            </w:rPr>
            <w:fldChar w:fldCharType="begin"/>
          </w:r>
          <w:r>
            <w:rPr>
              <w:noProof/>
            </w:rPr>
            <w:instrText xml:space="preserve"> PAGEREF _Toc246253194 \h </w:instrText>
          </w:r>
          <w:r w:rsidR="007B3DE9">
            <w:rPr>
              <w:noProof/>
            </w:rPr>
          </w:r>
          <w:r w:rsidR="007B3DE9">
            <w:rPr>
              <w:noProof/>
            </w:rPr>
            <w:fldChar w:fldCharType="separate"/>
          </w:r>
          <w:r>
            <w:rPr>
              <w:noProof/>
            </w:rPr>
            <w:t>14</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6.2.</w:t>
          </w:r>
          <w:r>
            <w:rPr>
              <w:rFonts w:asciiTheme="minorHAnsi" w:eastAsiaTheme="minorEastAsia" w:hAnsiTheme="minorHAnsi"/>
              <w:noProof/>
              <w:sz w:val="22"/>
              <w:lang w:eastAsia="es-CL"/>
            </w:rPr>
            <w:tab/>
          </w:r>
          <w:r>
            <w:rPr>
              <w:noProof/>
            </w:rPr>
            <w:t>Tecnologías de desarrollo.</w:t>
          </w:r>
          <w:r>
            <w:rPr>
              <w:noProof/>
            </w:rPr>
            <w:tab/>
          </w:r>
          <w:r w:rsidR="007B3DE9">
            <w:rPr>
              <w:noProof/>
            </w:rPr>
            <w:fldChar w:fldCharType="begin"/>
          </w:r>
          <w:r>
            <w:rPr>
              <w:noProof/>
            </w:rPr>
            <w:instrText xml:space="preserve"> PAGEREF _Toc246253195 \h </w:instrText>
          </w:r>
          <w:r w:rsidR="007B3DE9">
            <w:rPr>
              <w:noProof/>
            </w:rPr>
          </w:r>
          <w:r w:rsidR="007B3DE9">
            <w:rPr>
              <w:noProof/>
            </w:rPr>
            <w:fldChar w:fldCharType="separate"/>
          </w:r>
          <w:r>
            <w:rPr>
              <w:noProof/>
            </w:rPr>
            <w:t>15</w:t>
          </w:r>
          <w:r w:rsidR="007B3DE9">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III: Desarrollo del tema.</w:t>
          </w:r>
          <w:r>
            <w:rPr>
              <w:noProof/>
            </w:rPr>
            <w:tab/>
          </w:r>
          <w:r w:rsidR="007B3DE9">
            <w:rPr>
              <w:noProof/>
            </w:rPr>
            <w:fldChar w:fldCharType="begin"/>
          </w:r>
          <w:r>
            <w:rPr>
              <w:noProof/>
            </w:rPr>
            <w:instrText xml:space="preserve"> PAGEREF _Toc246253196 \h </w:instrText>
          </w:r>
          <w:r w:rsidR="007B3DE9">
            <w:rPr>
              <w:noProof/>
            </w:rPr>
          </w:r>
          <w:r w:rsidR="007B3DE9">
            <w:rPr>
              <w:noProof/>
            </w:rPr>
            <w:fldChar w:fldCharType="separate"/>
          </w:r>
          <w:r>
            <w:rPr>
              <w:noProof/>
            </w:rPr>
            <w:t>17</w:t>
          </w:r>
          <w:r w:rsidR="007B3DE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Objetivos.</w:t>
          </w:r>
          <w:r>
            <w:rPr>
              <w:noProof/>
            </w:rPr>
            <w:tab/>
          </w:r>
          <w:r w:rsidR="007B3DE9">
            <w:rPr>
              <w:noProof/>
            </w:rPr>
            <w:fldChar w:fldCharType="begin"/>
          </w:r>
          <w:r>
            <w:rPr>
              <w:noProof/>
            </w:rPr>
            <w:instrText xml:space="preserve"> PAGEREF _Toc246253197 \h </w:instrText>
          </w:r>
          <w:r w:rsidR="007B3DE9">
            <w:rPr>
              <w:noProof/>
            </w:rPr>
          </w:r>
          <w:r w:rsidR="007B3DE9">
            <w:rPr>
              <w:noProof/>
            </w:rPr>
            <w:fldChar w:fldCharType="separate"/>
          </w:r>
          <w:r>
            <w:rPr>
              <w:noProof/>
            </w:rPr>
            <w:t>17</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Objetivos Generales.</w:t>
          </w:r>
          <w:r>
            <w:rPr>
              <w:noProof/>
            </w:rPr>
            <w:tab/>
          </w:r>
          <w:r w:rsidR="007B3DE9">
            <w:rPr>
              <w:noProof/>
            </w:rPr>
            <w:fldChar w:fldCharType="begin"/>
          </w:r>
          <w:r>
            <w:rPr>
              <w:noProof/>
            </w:rPr>
            <w:instrText xml:space="preserve"> PAGEREF _Toc246253198 \h </w:instrText>
          </w:r>
          <w:r w:rsidR="007B3DE9">
            <w:rPr>
              <w:noProof/>
            </w:rPr>
          </w:r>
          <w:r w:rsidR="007B3DE9">
            <w:rPr>
              <w:noProof/>
            </w:rPr>
            <w:fldChar w:fldCharType="separate"/>
          </w:r>
          <w:r>
            <w:rPr>
              <w:noProof/>
            </w:rPr>
            <w:t>17</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Objetivos Específicos.</w:t>
          </w:r>
          <w:r>
            <w:rPr>
              <w:noProof/>
            </w:rPr>
            <w:tab/>
          </w:r>
          <w:r w:rsidR="007B3DE9">
            <w:rPr>
              <w:noProof/>
            </w:rPr>
            <w:fldChar w:fldCharType="begin"/>
          </w:r>
          <w:r>
            <w:rPr>
              <w:noProof/>
            </w:rPr>
            <w:instrText xml:space="preserve"> PAGEREF _Toc246253199 \h </w:instrText>
          </w:r>
          <w:r w:rsidR="007B3DE9">
            <w:rPr>
              <w:noProof/>
            </w:rPr>
          </w:r>
          <w:r w:rsidR="007B3DE9">
            <w:rPr>
              <w:noProof/>
            </w:rPr>
            <w:fldChar w:fldCharType="separate"/>
          </w:r>
          <w:r>
            <w:rPr>
              <w:noProof/>
            </w:rPr>
            <w:t>17</w:t>
          </w:r>
          <w:r w:rsidR="007B3DE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Propuesta Solución.</w:t>
          </w:r>
          <w:r>
            <w:rPr>
              <w:noProof/>
            </w:rPr>
            <w:tab/>
          </w:r>
          <w:r w:rsidR="007B3DE9">
            <w:rPr>
              <w:noProof/>
            </w:rPr>
            <w:fldChar w:fldCharType="begin"/>
          </w:r>
          <w:r>
            <w:rPr>
              <w:noProof/>
            </w:rPr>
            <w:instrText xml:space="preserve"> PAGEREF _Toc246253200 \h </w:instrText>
          </w:r>
          <w:r w:rsidR="007B3DE9">
            <w:rPr>
              <w:noProof/>
            </w:rPr>
          </w:r>
          <w:r w:rsidR="007B3DE9">
            <w:rPr>
              <w:noProof/>
            </w:rPr>
            <w:fldChar w:fldCharType="separate"/>
          </w:r>
          <w:r>
            <w:rPr>
              <w:noProof/>
            </w:rPr>
            <w:t>18</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Alternativas.</w:t>
          </w:r>
          <w:r>
            <w:rPr>
              <w:noProof/>
            </w:rPr>
            <w:tab/>
          </w:r>
          <w:r w:rsidR="007B3DE9">
            <w:rPr>
              <w:noProof/>
            </w:rPr>
            <w:fldChar w:fldCharType="begin"/>
          </w:r>
          <w:r>
            <w:rPr>
              <w:noProof/>
            </w:rPr>
            <w:instrText xml:space="preserve"> PAGEREF _Toc246253201 \h </w:instrText>
          </w:r>
          <w:r w:rsidR="007B3DE9">
            <w:rPr>
              <w:noProof/>
            </w:rPr>
          </w:r>
          <w:r w:rsidR="007B3DE9">
            <w:rPr>
              <w:noProof/>
            </w:rPr>
            <w:fldChar w:fldCharType="separate"/>
          </w:r>
          <w:r>
            <w:rPr>
              <w:noProof/>
            </w:rPr>
            <w:t>18</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8.1.1.</w:t>
          </w:r>
          <w:r>
            <w:rPr>
              <w:rFonts w:asciiTheme="minorHAnsi" w:eastAsiaTheme="minorEastAsia" w:hAnsiTheme="minorHAnsi"/>
              <w:noProof/>
              <w:sz w:val="22"/>
              <w:lang w:eastAsia="es-CL"/>
            </w:rPr>
            <w:tab/>
          </w:r>
          <w:r>
            <w:rPr>
              <w:noProof/>
            </w:rPr>
            <w:t>Sistemas ERP.</w:t>
          </w:r>
          <w:r>
            <w:rPr>
              <w:noProof/>
            </w:rPr>
            <w:tab/>
          </w:r>
          <w:r w:rsidR="007B3DE9">
            <w:rPr>
              <w:noProof/>
            </w:rPr>
            <w:fldChar w:fldCharType="begin"/>
          </w:r>
          <w:r>
            <w:rPr>
              <w:noProof/>
            </w:rPr>
            <w:instrText xml:space="preserve"> PAGEREF _Toc246253202 \h </w:instrText>
          </w:r>
          <w:r w:rsidR="007B3DE9">
            <w:rPr>
              <w:noProof/>
            </w:rPr>
          </w:r>
          <w:r w:rsidR="007B3DE9">
            <w:rPr>
              <w:noProof/>
            </w:rPr>
            <w:fldChar w:fldCharType="separate"/>
          </w:r>
          <w:r>
            <w:rPr>
              <w:noProof/>
            </w:rPr>
            <w:t>18</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8.1.2.</w:t>
          </w:r>
          <w:r>
            <w:rPr>
              <w:rFonts w:asciiTheme="minorHAnsi" w:eastAsiaTheme="minorEastAsia" w:hAnsiTheme="minorHAnsi"/>
              <w:noProof/>
              <w:sz w:val="22"/>
              <w:lang w:eastAsia="es-CL"/>
            </w:rPr>
            <w:tab/>
          </w:r>
          <w:r>
            <w:rPr>
              <w:noProof/>
            </w:rPr>
            <w:t>Sistema desarrollado a la medida para cliente.</w:t>
          </w:r>
          <w:r>
            <w:rPr>
              <w:noProof/>
            </w:rPr>
            <w:tab/>
          </w:r>
          <w:r w:rsidR="007B3DE9">
            <w:rPr>
              <w:noProof/>
            </w:rPr>
            <w:fldChar w:fldCharType="begin"/>
          </w:r>
          <w:r>
            <w:rPr>
              <w:noProof/>
            </w:rPr>
            <w:instrText xml:space="preserve"> PAGEREF _Toc246253203 \h </w:instrText>
          </w:r>
          <w:r w:rsidR="007B3DE9">
            <w:rPr>
              <w:noProof/>
            </w:rPr>
          </w:r>
          <w:r w:rsidR="007B3DE9">
            <w:rPr>
              <w:noProof/>
            </w:rPr>
            <w:fldChar w:fldCharType="separate"/>
          </w:r>
          <w:r>
            <w:rPr>
              <w:noProof/>
            </w:rPr>
            <w:t>18</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8.1.3.</w:t>
          </w:r>
          <w:r>
            <w:rPr>
              <w:rFonts w:asciiTheme="minorHAnsi" w:eastAsiaTheme="minorEastAsia" w:hAnsiTheme="minorHAnsi"/>
              <w:noProof/>
              <w:sz w:val="22"/>
              <w:lang w:eastAsia="es-CL"/>
            </w:rPr>
            <w:tab/>
          </w:r>
          <w:r>
            <w:rPr>
              <w:noProof/>
            </w:rPr>
            <w:t>Sistema desarrollado para rubro de empresa.</w:t>
          </w:r>
          <w:r>
            <w:rPr>
              <w:noProof/>
            </w:rPr>
            <w:tab/>
          </w:r>
          <w:r w:rsidR="007B3DE9">
            <w:rPr>
              <w:noProof/>
            </w:rPr>
            <w:fldChar w:fldCharType="begin"/>
          </w:r>
          <w:r>
            <w:rPr>
              <w:noProof/>
            </w:rPr>
            <w:instrText xml:space="preserve"> PAGEREF _Toc246253204 \h </w:instrText>
          </w:r>
          <w:r w:rsidR="007B3DE9">
            <w:rPr>
              <w:noProof/>
            </w:rPr>
          </w:r>
          <w:r w:rsidR="007B3DE9">
            <w:rPr>
              <w:noProof/>
            </w:rPr>
            <w:fldChar w:fldCharType="separate"/>
          </w:r>
          <w:r>
            <w:rPr>
              <w:noProof/>
            </w:rPr>
            <w:t>18</w:t>
          </w:r>
          <w:r w:rsidR="007B3DE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Evaluación.</w:t>
          </w:r>
          <w:r>
            <w:rPr>
              <w:noProof/>
            </w:rPr>
            <w:tab/>
          </w:r>
          <w:r w:rsidR="007B3DE9">
            <w:rPr>
              <w:noProof/>
            </w:rPr>
            <w:fldChar w:fldCharType="begin"/>
          </w:r>
          <w:r>
            <w:rPr>
              <w:noProof/>
            </w:rPr>
            <w:instrText xml:space="preserve"> PAGEREF _Toc246253205 \h </w:instrText>
          </w:r>
          <w:r w:rsidR="007B3DE9">
            <w:rPr>
              <w:noProof/>
            </w:rPr>
          </w:r>
          <w:r w:rsidR="007B3DE9">
            <w:rPr>
              <w:noProof/>
            </w:rPr>
            <w:fldChar w:fldCharType="separate"/>
          </w:r>
          <w:r>
            <w:rPr>
              <w:noProof/>
            </w:rPr>
            <w:t>19</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Solución Propuesta.</w:t>
          </w:r>
          <w:r>
            <w:rPr>
              <w:noProof/>
            </w:rPr>
            <w:tab/>
          </w:r>
          <w:r w:rsidR="007B3DE9">
            <w:rPr>
              <w:noProof/>
            </w:rPr>
            <w:fldChar w:fldCharType="begin"/>
          </w:r>
          <w:r>
            <w:rPr>
              <w:noProof/>
            </w:rPr>
            <w:instrText xml:space="preserve"> PAGEREF _Toc246253206 \h </w:instrText>
          </w:r>
          <w:r w:rsidR="007B3DE9">
            <w:rPr>
              <w:noProof/>
            </w:rPr>
          </w:r>
          <w:r w:rsidR="007B3DE9">
            <w:rPr>
              <w:noProof/>
            </w:rPr>
            <w:fldChar w:fldCharType="separate"/>
          </w:r>
          <w:r>
            <w:rPr>
              <w:noProof/>
            </w:rPr>
            <w:t>19</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Factibilidad técnica.</w:t>
          </w:r>
          <w:r>
            <w:rPr>
              <w:noProof/>
            </w:rPr>
            <w:tab/>
          </w:r>
          <w:r w:rsidR="007B3DE9">
            <w:rPr>
              <w:noProof/>
            </w:rPr>
            <w:fldChar w:fldCharType="begin"/>
          </w:r>
          <w:r>
            <w:rPr>
              <w:noProof/>
            </w:rPr>
            <w:instrText xml:space="preserve"> PAGEREF _Toc246253207 \h </w:instrText>
          </w:r>
          <w:r w:rsidR="007B3DE9">
            <w:rPr>
              <w:noProof/>
            </w:rPr>
          </w:r>
          <w:r w:rsidR="007B3DE9">
            <w:rPr>
              <w:noProof/>
            </w:rPr>
            <w:fldChar w:fldCharType="separate"/>
          </w:r>
          <w:r>
            <w:rPr>
              <w:noProof/>
            </w:rPr>
            <w:t>20</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Factibilidad económica.</w:t>
          </w:r>
          <w:r>
            <w:rPr>
              <w:noProof/>
            </w:rPr>
            <w:tab/>
          </w:r>
          <w:r w:rsidR="007B3DE9">
            <w:rPr>
              <w:noProof/>
            </w:rPr>
            <w:fldChar w:fldCharType="begin"/>
          </w:r>
          <w:r>
            <w:rPr>
              <w:noProof/>
            </w:rPr>
            <w:instrText xml:space="preserve"> PAGEREF _Toc246253208 \h </w:instrText>
          </w:r>
          <w:r w:rsidR="007B3DE9">
            <w:rPr>
              <w:noProof/>
            </w:rPr>
          </w:r>
          <w:r w:rsidR="007B3DE9">
            <w:rPr>
              <w:noProof/>
            </w:rPr>
            <w:fldChar w:fldCharType="separate"/>
          </w:r>
          <w:r>
            <w:rPr>
              <w:noProof/>
            </w:rPr>
            <w:t>21</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Factibilidad operacional.</w:t>
          </w:r>
          <w:r>
            <w:rPr>
              <w:noProof/>
            </w:rPr>
            <w:tab/>
          </w:r>
          <w:r w:rsidR="007B3DE9">
            <w:rPr>
              <w:noProof/>
            </w:rPr>
            <w:fldChar w:fldCharType="begin"/>
          </w:r>
          <w:r>
            <w:rPr>
              <w:noProof/>
            </w:rPr>
            <w:instrText xml:space="preserve"> PAGEREF _Toc246253209 \h </w:instrText>
          </w:r>
          <w:r w:rsidR="007B3DE9">
            <w:rPr>
              <w:noProof/>
            </w:rPr>
          </w:r>
          <w:r w:rsidR="007B3DE9">
            <w:rPr>
              <w:noProof/>
            </w:rPr>
            <w:fldChar w:fldCharType="separate"/>
          </w:r>
          <w:r>
            <w:rPr>
              <w:noProof/>
            </w:rPr>
            <w:t>23</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Requerimientos.</w:t>
          </w:r>
          <w:r>
            <w:rPr>
              <w:noProof/>
            </w:rPr>
            <w:tab/>
          </w:r>
          <w:r w:rsidR="007B3DE9">
            <w:rPr>
              <w:noProof/>
            </w:rPr>
            <w:fldChar w:fldCharType="begin"/>
          </w:r>
          <w:r>
            <w:rPr>
              <w:noProof/>
            </w:rPr>
            <w:instrText xml:space="preserve"> PAGEREF _Toc246253210 \h </w:instrText>
          </w:r>
          <w:r w:rsidR="007B3DE9">
            <w:rPr>
              <w:noProof/>
            </w:rPr>
          </w:r>
          <w:r w:rsidR="007B3DE9">
            <w:rPr>
              <w:noProof/>
            </w:rPr>
            <w:fldChar w:fldCharType="separate"/>
          </w:r>
          <w:r>
            <w:rPr>
              <w:noProof/>
            </w:rPr>
            <w:t>24</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lastRenderedPageBreak/>
            <w:t>11.1.</w:t>
          </w:r>
          <w:r>
            <w:rPr>
              <w:rFonts w:asciiTheme="minorHAnsi" w:eastAsiaTheme="minorEastAsia" w:hAnsiTheme="minorHAnsi"/>
              <w:noProof/>
              <w:sz w:val="22"/>
              <w:lang w:eastAsia="es-CL"/>
            </w:rPr>
            <w:tab/>
          </w:r>
          <w:r>
            <w:rPr>
              <w:noProof/>
            </w:rPr>
            <w:t>Requerimientos no funcionales.</w:t>
          </w:r>
          <w:r>
            <w:rPr>
              <w:noProof/>
            </w:rPr>
            <w:tab/>
          </w:r>
          <w:r w:rsidR="007B3DE9">
            <w:rPr>
              <w:noProof/>
            </w:rPr>
            <w:fldChar w:fldCharType="begin"/>
          </w:r>
          <w:r>
            <w:rPr>
              <w:noProof/>
            </w:rPr>
            <w:instrText xml:space="preserve"> PAGEREF _Toc246253211 \h </w:instrText>
          </w:r>
          <w:r w:rsidR="007B3DE9">
            <w:rPr>
              <w:noProof/>
            </w:rPr>
          </w:r>
          <w:r w:rsidR="007B3DE9">
            <w:rPr>
              <w:noProof/>
            </w:rPr>
            <w:fldChar w:fldCharType="separate"/>
          </w:r>
          <w:r>
            <w:rPr>
              <w:noProof/>
            </w:rPr>
            <w:t>24</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Requerimientos funcionales.</w:t>
          </w:r>
          <w:r>
            <w:rPr>
              <w:noProof/>
            </w:rPr>
            <w:tab/>
          </w:r>
          <w:r w:rsidR="007B3DE9">
            <w:rPr>
              <w:noProof/>
            </w:rPr>
            <w:fldChar w:fldCharType="begin"/>
          </w:r>
          <w:r>
            <w:rPr>
              <w:noProof/>
            </w:rPr>
            <w:instrText xml:space="preserve"> PAGEREF _Toc246253212 \h </w:instrText>
          </w:r>
          <w:r w:rsidR="007B3DE9">
            <w:rPr>
              <w:noProof/>
            </w:rPr>
          </w:r>
          <w:r w:rsidR="007B3DE9">
            <w:rPr>
              <w:noProof/>
            </w:rPr>
            <w:fldChar w:fldCharType="separate"/>
          </w:r>
          <w:r>
            <w:rPr>
              <w:noProof/>
            </w:rPr>
            <w:t>25</w:t>
          </w:r>
          <w:r w:rsidR="007B3DE9">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Perfiles.</w:t>
          </w:r>
          <w:r>
            <w:rPr>
              <w:noProof/>
            </w:rPr>
            <w:tab/>
          </w:r>
          <w:r w:rsidR="007B3DE9">
            <w:rPr>
              <w:noProof/>
            </w:rPr>
            <w:fldChar w:fldCharType="begin"/>
          </w:r>
          <w:r>
            <w:rPr>
              <w:noProof/>
            </w:rPr>
            <w:instrText xml:space="preserve"> PAGEREF _Toc246253213 \h </w:instrText>
          </w:r>
          <w:r w:rsidR="007B3DE9">
            <w:rPr>
              <w:noProof/>
            </w:rPr>
          </w:r>
          <w:r w:rsidR="007B3DE9">
            <w:rPr>
              <w:noProof/>
            </w:rPr>
            <w:fldChar w:fldCharType="separate"/>
          </w:r>
          <w:r>
            <w:rPr>
              <w:noProof/>
            </w:rPr>
            <w:t>25</w:t>
          </w:r>
          <w:r w:rsidR="007B3DE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11.2.1.1.</w:t>
          </w:r>
          <w:r>
            <w:rPr>
              <w:rFonts w:asciiTheme="minorHAnsi" w:eastAsiaTheme="minorEastAsia" w:hAnsiTheme="minorHAnsi"/>
              <w:noProof/>
              <w:sz w:val="22"/>
              <w:lang w:eastAsia="es-CL"/>
            </w:rPr>
            <w:tab/>
          </w:r>
          <w:r>
            <w:rPr>
              <w:noProof/>
            </w:rPr>
            <w:t>Administrador de sistemas.</w:t>
          </w:r>
          <w:r>
            <w:rPr>
              <w:noProof/>
            </w:rPr>
            <w:tab/>
          </w:r>
          <w:r w:rsidR="007B3DE9">
            <w:rPr>
              <w:noProof/>
            </w:rPr>
            <w:fldChar w:fldCharType="begin"/>
          </w:r>
          <w:r>
            <w:rPr>
              <w:noProof/>
            </w:rPr>
            <w:instrText xml:space="preserve"> PAGEREF _Toc246253214 \h </w:instrText>
          </w:r>
          <w:r w:rsidR="007B3DE9">
            <w:rPr>
              <w:noProof/>
            </w:rPr>
          </w:r>
          <w:r w:rsidR="007B3DE9">
            <w:rPr>
              <w:noProof/>
            </w:rPr>
            <w:fldChar w:fldCharType="separate"/>
          </w:r>
          <w:r>
            <w:rPr>
              <w:noProof/>
            </w:rPr>
            <w:t>25</w:t>
          </w:r>
          <w:r w:rsidR="007B3DE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11.2.1.2.</w:t>
          </w:r>
          <w:r>
            <w:rPr>
              <w:rFonts w:asciiTheme="minorHAnsi" w:eastAsiaTheme="minorEastAsia" w:hAnsiTheme="minorHAnsi"/>
              <w:noProof/>
              <w:sz w:val="22"/>
              <w:lang w:eastAsia="es-CL"/>
            </w:rPr>
            <w:tab/>
          </w:r>
          <w:r>
            <w:rPr>
              <w:noProof/>
            </w:rPr>
            <w:t>Recepcionista.</w:t>
          </w:r>
          <w:r>
            <w:rPr>
              <w:noProof/>
            </w:rPr>
            <w:tab/>
          </w:r>
          <w:r w:rsidR="007B3DE9">
            <w:rPr>
              <w:noProof/>
            </w:rPr>
            <w:fldChar w:fldCharType="begin"/>
          </w:r>
          <w:r>
            <w:rPr>
              <w:noProof/>
            </w:rPr>
            <w:instrText xml:space="preserve"> PAGEREF _Toc246253215 \h </w:instrText>
          </w:r>
          <w:r w:rsidR="007B3DE9">
            <w:rPr>
              <w:noProof/>
            </w:rPr>
          </w:r>
          <w:r w:rsidR="007B3DE9">
            <w:rPr>
              <w:noProof/>
            </w:rPr>
            <w:fldChar w:fldCharType="separate"/>
          </w:r>
          <w:r>
            <w:rPr>
              <w:noProof/>
            </w:rPr>
            <w:t>26</w:t>
          </w:r>
          <w:r w:rsidR="007B3DE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11.2.1.3.</w:t>
          </w:r>
          <w:r>
            <w:rPr>
              <w:rFonts w:asciiTheme="minorHAnsi" w:eastAsiaTheme="minorEastAsia" w:hAnsiTheme="minorHAnsi"/>
              <w:noProof/>
              <w:sz w:val="22"/>
              <w:lang w:eastAsia="es-CL"/>
            </w:rPr>
            <w:tab/>
          </w:r>
          <w:r>
            <w:rPr>
              <w:noProof/>
            </w:rPr>
            <w:t>Administrativos.</w:t>
          </w:r>
          <w:r>
            <w:rPr>
              <w:noProof/>
            </w:rPr>
            <w:tab/>
          </w:r>
          <w:r w:rsidR="007B3DE9">
            <w:rPr>
              <w:noProof/>
            </w:rPr>
            <w:fldChar w:fldCharType="begin"/>
          </w:r>
          <w:r>
            <w:rPr>
              <w:noProof/>
            </w:rPr>
            <w:instrText xml:space="preserve"> PAGEREF _Toc246253216 \h </w:instrText>
          </w:r>
          <w:r w:rsidR="007B3DE9">
            <w:rPr>
              <w:noProof/>
            </w:rPr>
          </w:r>
          <w:r w:rsidR="007B3DE9">
            <w:rPr>
              <w:noProof/>
            </w:rPr>
            <w:fldChar w:fldCharType="separate"/>
          </w:r>
          <w:r>
            <w:rPr>
              <w:noProof/>
            </w:rPr>
            <w:t>27</w:t>
          </w:r>
          <w:r w:rsidR="007B3DE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11.2.1.4.</w:t>
          </w:r>
          <w:r>
            <w:rPr>
              <w:rFonts w:asciiTheme="minorHAnsi" w:eastAsiaTheme="minorEastAsia" w:hAnsiTheme="minorHAnsi"/>
              <w:noProof/>
              <w:sz w:val="22"/>
              <w:lang w:eastAsia="es-CL"/>
            </w:rPr>
            <w:tab/>
          </w:r>
          <w:r>
            <w:rPr>
              <w:noProof/>
            </w:rPr>
            <w:t>Técnicos.</w:t>
          </w:r>
          <w:r>
            <w:rPr>
              <w:noProof/>
            </w:rPr>
            <w:tab/>
          </w:r>
          <w:r w:rsidR="007B3DE9">
            <w:rPr>
              <w:noProof/>
            </w:rPr>
            <w:fldChar w:fldCharType="begin"/>
          </w:r>
          <w:r>
            <w:rPr>
              <w:noProof/>
            </w:rPr>
            <w:instrText xml:space="preserve"> PAGEREF _Toc246253217 \h </w:instrText>
          </w:r>
          <w:r w:rsidR="007B3DE9">
            <w:rPr>
              <w:noProof/>
            </w:rPr>
          </w:r>
          <w:r w:rsidR="007B3DE9">
            <w:rPr>
              <w:noProof/>
            </w:rPr>
            <w:fldChar w:fldCharType="separate"/>
          </w:r>
          <w:r>
            <w:rPr>
              <w:noProof/>
            </w:rPr>
            <w:t>28</w:t>
          </w:r>
          <w:r w:rsidR="007B3DE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11.2.1.5.</w:t>
          </w:r>
          <w:r>
            <w:rPr>
              <w:rFonts w:asciiTheme="minorHAnsi" w:eastAsiaTheme="minorEastAsia" w:hAnsiTheme="minorHAnsi"/>
              <w:noProof/>
              <w:sz w:val="22"/>
              <w:lang w:eastAsia="es-CL"/>
            </w:rPr>
            <w:tab/>
          </w:r>
          <w:r>
            <w:rPr>
              <w:noProof/>
            </w:rPr>
            <w:t>Gerente.</w:t>
          </w:r>
          <w:r>
            <w:rPr>
              <w:noProof/>
            </w:rPr>
            <w:tab/>
          </w:r>
          <w:r w:rsidR="007B3DE9">
            <w:rPr>
              <w:noProof/>
            </w:rPr>
            <w:fldChar w:fldCharType="begin"/>
          </w:r>
          <w:r>
            <w:rPr>
              <w:noProof/>
            </w:rPr>
            <w:instrText xml:space="preserve"> PAGEREF _Toc246253218 \h </w:instrText>
          </w:r>
          <w:r w:rsidR="007B3DE9">
            <w:rPr>
              <w:noProof/>
            </w:rPr>
          </w:r>
          <w:r w:rsidR="007B3DE9">
            <w:rPr>
              <w:noProof/>
            </w:rPr>
            <w:fldChar w:fldCharType="separate"/>
          </w:r>
          <w:r>
            <w:rPr>
              <w:noProof/>
            </w:rPr>
            <w:t>29</w:t>
          </w:r>
          <w:r w:rsidR="007B3DE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11.2.1.6.</w:t>
          </w:r>
          <w:r>
            <w:rPr>
              <w:rFonts w:asciiTheme="minorHAnsi" w:eastAsiaTheme="minorEastAsia" w:hAnsiTheme="minorHAnsi"/>
              <w:noProof/>
              <w:sz w:val="22"/>
              <w:lang w:eastAsia="es-CL"/>
            </w:rPr>
            <w:tab/>
          </w:r>
          <w:r>
            <w:rPr>
              <w:noProof/>
            </w:rPr>
            <w:t>Súper Usuario.</w:t>
          </w:r>
          <w:r>
            <w:rPr>
              <w:noProof/>
            </w:rPr>
            <w:tab/>
          </w:r>
          <w:r w:rsidR="007B3DE9">
            <w:rPr>
              <w:noProof/>
            </w:rPr>
            <w:fldChar w:fldCharType="begin"/>
          </w:r>
          <w:r>
            <w:rPr>
              <w:noProof/>
            </w:rPr>
            <w:instrText xml:space="preserve"> PAGEREF _Toc246253219 \h </w:instrText>
          </w:r>
          <w:r w:rsidR="007B3DE9">
            <w:rPr>
              <w:noProof/>
            </w:rPr>
          </w:r>
          <w:r w:rsidR="007B3DE9">
            <w:rPr>
              <w:noProof/>
            </w:rPr>
            <w:fldChar w:fldCharType="separate"/>
          </w:r>
          <w:r>
            <w:rPr>
              <w:noProof/>
            </w:rPr>
            <w:t>29</w:t>
          </w:r>
          <w:r w:rsidR="007B3DE9">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11.2.2.</w:t>
          </w:r>
          <w:r>
            <w:rPr>
              <w:rFonts w:asciiTheme="minorHAnsi" w:eastAsiaTheme="minorEastAsia" w:hAnsiTheme="minorHAnsi"/>
              <w:noProof/>
              <w:sz w:val="22"/>
              <w:lang w:eastAsia="es-CL"/>
            </w:rPr>
            <w:tab/>
          </w:r>
          <w:r>
            <w:rPr>
              <w:noProof/>
            </w:rPr>
            <w:t>Orden de Trabajo.</w:t>
          </w:r>
          <w:r>
            <w:rPr>
              <w:noProof/>
            </w:rPr>
            <w:tab/>
          </w:r>
          <w:r w:rsidR="007B3DE9">
            <w:rPr>
              <w:noProof/>
            </w:rPr>
            <w:fldChar w:fldCharType="begin"/>
          </w:r>
          <w:r>
            <w:rPr>
              <w:noProof/>
            </w:rPr>
            <w:instrText xml:space="preserve"> PAGEREF _Toc246253220 \h </w:instrText>
          </w:r>
          <w:r w:rsidR="007B3DE9">
            <w:rPr>
              <w:noProof/>
            </w:rPr>
          </w:r>
          <w:r w:rsidR="007B3DE9">
            <w:rPr>
              <w:noProof/>
            </w:rPr>
            <w:fldChar w:fldCharType="separate"/>
          </w:r>
          <w:r>
            <w:rPr>
              <w:noProof/>
            </w:rPr>
            <w:t>29</w:t>
          </w:r>
          <w:r w:rsidR="007B3DE9">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11.2.3.</w:t>
          </w:r>
          <w:r>
            <w:rPr>
              <w:rFonts w:asciiTheme="minorHAnsi" w:eastAsiaTheme="minorEastAsia" w:hAnsiTheme="minorHAnsi"/>
              <w:noProof/>
              <w:sz w:val="22"/>
              <w:lang w:eastAsia="es-CL"/>
            </w:rPr>
            <w:tab/>
          </w:r>
          <w:r>
            <w:rPr>
              <w:noProof/>
            </w:rPr>
            <w:t>Asignación Automática.</w:t>
          </w:r>
          <w:r>
            <w:rPr>
              <w:noProof/>
            </w:rPr>
            <w:tab/>
          </w:r>
          <w:r w:rsidR="007B3DE9">
            <w:rPr>
              <w:noProof/>
            </w:rPr>
            <w:fldChar w:fldCharType="begin"/>
          </w:r>
          <w:r>
            <w:rPr>
              <w:noProof/>
            </w:rPr>
            <w:instrText xml:space="preserve"> PAGEREF _Toc246253221 \h </w:instrText>
          </w:r>
          <w:r w:rsidR="007B3DE9">
            <w:rPr>
              <w:noProof/>
            </w:rPr>
          </w:r>
          <w:r w:rsidR="007B3DE9">
            <w:rPr>
              <w:noProof/>
            </w:rPr>
            <w:fldChar w:fldCharType="separate"/>
          </w:r>
          <w:r>
            <w:rPr>
              <w:noProof/>
            </w:rPr>
            <w:t>31</w:t>
          </w:r>
          <w:r w:rsidR="007B3DE9">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11.2.4.</w:t>
          </w:r>
          <w:r>
            <w:rPr>
              <w:rFonts w:asciiTheme="minorHAnsi" w:eastAsiaTheme="minorEastAsia" w:hAnsiTheme="minorHAnsi"/>
              <w:noProof/>
              <w:sz w:val="22"/>
              <w:lang w:eastAsia="es-CL"/>
            </w:rPr>
            <w:tab/>
          </w:r>
          <w:r>
            <w:rPr>
              <w:noProof/>
            </w:rPr>
            <w:t>Asignación Manual.</w:t>
          </w:r>
          <w:r>
            <w:rPr>
              <w:noProof/>
            </w:rPr>
            <w:tab/>
          </w:r>
          <w:r w:rsidR="007B3DE9">
            <w:rPr>
              <w:noProof/>
            </w:rPr>
            <w:fldChar w:fldCharType="begin"/>
          </w:r>
          <w:r>
            <w:rPr>
              <w:noProof/>
            </w:rPr>
            <w:instrText xml:space="preserve"> PAGEREF _Toc246253222 \h </w:instrText>
          </w:r>
          <w:r w:rsidR="007B3DE9">
            <w:rPr>
              <w:noProof/>
            </w:rPr>
          </w:r>
          <w:r w:rsidR="007B3DE9">
            <w:rPr>
              <w:noProof/>
            </w:rPr>
            <w:fldChar w:fldCharType="separate"/>
          </w:r>
          <w:r>
            <w:rPr>
              <w:noProof/>
            </w:rPr>
            <w:t>31</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Pantallas.</w:t>
          </w:r>
          <w:r>
            <w:rPr>
              <w:noProof/>
            </w:rPr>
            <w:tab/>
          </w:r>
          <w:r w:rsidR="007B3DE9">
            <w:rPr>
              <w:noProof/>
            </w:rPr>
            <w:fldChar w:fldCharType="begin"/>
          </w:r>
          <w:r>
            <w:rPr>
              <w:noProof/>
            </w:rPr>
            <w:instrText xml:space="preserve"> PAGEREF _Toc246253223 \h </w:instrText>
          </w:r>
          <w:r w:rsidR="007B3DE9">
            <w:rPr>
              <w:noProof/>
            </w:rPr>
          </w:r>
          <w:r w:rsidR="007B3DE9">
            <w:rPr>
              <w:noProof/>
            </w:rPr>
            <w:fldChar w:fldCharType="separate"/>
          </w:r>
          <w:r>
            <w:rPr>
              <w:noProof/>
            </w:rPr>
            <w:t>32</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Pantalla inicio.</w:t>
          </w:r>
          <w:r>
            <w:rPr>
              <w:noProof/>
            </w:rPr>
            <w:tab/>
          </w:r>
          <w:r w:rsidR="007B3DE9">
            <w:rPr>
              <w:noProof/>
            </w:rPr>
            <w:fldChar w:fldCharType="begin"/>
          </w:r>
          <w:r>
            <w:rPr>
              <w:noProof/>
            </w:rPr>
            <w:instrText xml:space="preserve"> PAGEREF _Toc246253224 \h </w:instrText>
          </w:r>
          <w:r w:rsidR="007B3DE9">
            <w:rPr>
              <w:noProof/>
            </w:rPr>
          </w:r>
          <w:r w:rsidR="007B3DE9">
            <w:rPr>
              <w:noProof/>
            </w:rPr>
            <w:fldChar w:fldCharType="separate"/>
          </w:r>
          <w:r>
            <w:rPr>
              <w:noProof/>
            </w:rPr>
            <w:t>32</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Pantalla orden de trabajo.</w:t>
          </w:r>
          <w:r>
            <w:rPr>
              <w:noProof/>
            </w:rPr>
            <w:tab/>
          </w:r>
          <w:r w:rsidR="007B3DE9">
            <w:rPr>
              <w:noProof/>
            </w:rPr>
            <w:fldChar w:fldCharType="begin"/>
          </w:r>
          <w:r>
            <w:rPr>
              <w:noProof/>
            </w:rPr>
            <w:instrText xml:space="preserve"> PAGEREF _Toc246253225 \h </w:instrText>
          </w:r>
          <w:r w:rsidR="007B3DE9">
            <w:rPr>
              <w:noProof/>
            </w:rPr>
          </w:r>
          <w:r w:rsidR="007B3DE9">
            <w:rPr>
              <w:noProof/>
            </w:rPr>
            <w:fldChar w:fldCharType="separate"/>
          </w:r>
          <w:r>
            <w:rPr>
              <w:noProof/>
            </w:rPr>
            <w:t>33</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12.3.</w:t>
          </w:r>
          <w:r>
            <w:rPr>
              <w:rFonts w:asciiTheme="minorHAnsi" w:eastAsiaTheme="minorEastAsia" w:hAnsiTheme="minorHAnsi"/>
              <w:noProof/>
              <w:sz w:val="22"/>
              <w:lang w:eastAsia="es-CL"/>
            </w:rPr>
            <w:tab/>
          </w:r>
          <w:r>
            <w:rPr>
              <w:noProof/>
            </w:rPr>
            <w:t>Pantalla Listados.</w:t>
          </w:r>
          <w:r>
            <w:rPr>
              <w:noProof/>
            </w:rPr>
            <w:tab/>
          </w:r>
          <w:r w:rsidR="007B3DE9">
            <w:rPr>
              <w:noProof/>
            </w:rPr>
            <w:fldChar w:fldCharType="begin"/>
          </w:r>
          <w:r>
            <w:rPr>
              <w:noProof/>
            </w:rPr>
            <w:instrText xml:space="preserve"> PAGEREF _Toc246253226 \h </w:instrText>
          </w:r>
          <w:r w:rsidR="007B3DE9">
            <w:rPr>
              <w:noProof/>
            </w:rPr>
          </w:r>
          <w:r w:rsidR="007B3DE9">
            <w:rPr>
              <w:noProof/>
            </w:rPr>
            <w:fldChar w:fldCharType="separate"/>
          </w:r>
          <w:r>
            <w:rPr>
              <w:noProof/>
            </w:rPr>
            <w:t>34</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Entidad Relación.</w:t>
          </w:r>
          <w:r>
            <w:rPr>
              <w:noProof/>
            </w:rPr>
            <w:tab/>
          </w:r>
          <w:r w:rsidR="007B3DE9">
            <w:rPr>
              <w:noProof/>
            </w:rPr>
            <w:fldChar w:fldCharType="begin"/>
          </w:r>
          <w:r>
            <w:rPr>
              <w:noProof/>
            </w:rPr>
            <w:instrText xml:space="preserve"> PAGEREF _Toc246253227 \h </w:instrText>
          </w:r>
          <w:r w:rsidR="007B3DE9">
            <w:rPr>
              <w:noProof/>
            </w:rPr>
          </w:r>
          <w:r w:rsidR="007B3DE9">
            <w:rPr>
              <w:noProof/>
            </w:rPr>
            <w:fldChar w:fldCharType="separate"/>
          </w:r>
          <w:r>
            <w:rPr>
              <w:noProof/>
            </w:rPr>
            <w:t>35</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de Contexto.</w:t>
          </w:r>
          <w:r>
            <w:rPr>
              <w:noProof/>
            </w:rPr>
            <w:tab/>
          </w:r>
          <w:r w:rsidR="007B3DE9">
            <w:rPr>
              <w:noProof/>
            </w:rPr>
            <w:fldChar w:fldCharType="begin"/>
          </w:r>
          <w:r>
            <w:rPr>
              <w:noProof/>
            </w:rPr>
            <w:instrText xml:space="preserve"> PAGEREF _Toc246253228 \h </w:instrText>
          </w:r>
          <w:r w:rsidR="007B3DE9">
            <w:rPr>
              <w:noProof/>
            </w:rPr>
          </w:r>
          <w:r w:rsidR="007B3DE9">
            <w:rPr>
              <w:noProof/>
            </w:rPr>
            <w:fldChar w:fldCharType="separate"/>
          </w:r>
          <w:r>
            <w:rPr>
              <w:noProof/>
            </w:rPr>
            <w:t>36</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nivel 1.</w:t>
          </w:r>
          <w:r>
            <w:rPr>
              <w:noProof/>
            </w:rPr>
            <w:tab/>
          </w:r>
          <w:r w:rsidR="007B3DE9">
            <w:rPr>
              <w:noProof/>
            </w:rPr>
            <w:fldChar w:fldCharType="begin"/>
          </w:r>
          <w:r>
            <w:rPr>
              <w:noProof/>
            </w:rPr>
            <w:instrText xml:space="preserve"> PAGEREF _Toc246253229 \h </w:instrText>
          </w:r>
          <w:r w:rsidR="007B3DE9">
            <w:rPr>
              <w:noProof/>
            </w:rPr>
          </w:r>
          <w:r w:rsidR="007B3DE9">
            <w:rPr>
              <w:noProof/>
            </w:rPr>
            <w:fldChar w:fldCharType="separate"/>
          </w:r>
          <w:r>
            <w:rPr>
              <w:noProof/>
            </w:rPr>
            <w:t>37</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Diccionario de Datos.</w:t>
          </w:r>
          <w:r>
            <w:rPr>
              <w:noProof/>
            </w:rPr>
            <w:tab/>
          </w:r>
          <w:r w:rsidR="007B3DE9">
            <w:rPr>
              <w:noProof/>
            </w:rPr>
            <w:fldChar w:fldCharType="begin"/>
          </w:r>
          <w:r>
            <w:rPr>
              <w:noProof/>
            </w:rPr>
            <w:instrText xml:space="preserve"> PAGEREF _Toc246253230 \h </w:instrText>
          </w:r>
          <w:r w:rsidR="007B3DE9">
            <w:rPr>
              <w:noProof/>
            </w:rPr>
          </w:r>
          <w:r w:rsidR="007B3DE9">
            <w:rPr>
              <w:noProof/>
            </w:rPr>
            <w:fldChar w:fldCharType="separate"/>
          </w:r>
          <w:r>
            <w:rPr>
              <w:noProof/>
            </w:rPr>
            <w:t>38</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Detalles tablas.</w:t>
          </w:r>
          <w:r>
            <w:rPr>
              <w:noProof/>
            </w:rPr>
            <w:tab/>
          </w:r>
          <w:r w:rsidR="007B3DE9">
            <w:rPr>
              <w:noProof/>
            </w:rPr>
            <w:fldChar w:fldCharType="begin"/>
          </w:r>
          <w:r>
            <w:rPr>
              <w:noProof/>
            </w:rPr>
            <w:instrText xml:space="preserve"> PAGEREF _Toc246253231 \h </w:instrText>
          </w:r>
          <w:r w:rsidR="007B3DE9">
            <w:rPr>
              <w:noProof/>
            </w:rPr>
          </w:r>
          <w:r w:rsidR="007B3DE9">
            <w:rPr>
              <w:noProof/>
            </w:rPr>
            <w:fldChar w:fldCharType="separate"/>
          </w:r>
          <w:r>
            <w:rPr>
              <w:noProof/>
            </w:rPr>
            <w:t>38</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Casos de uso.</w:t>
          </w:r>
          <w:r>
            <w:rPr>
              <w:noProof/>
            </w:rPr>
            <w:tab/>
          </w:r>
          <w:r w:rsidR="007B3DE9">
            <w:rPr>
              <w:noProof/>
            </w:rPr>
            <w:fldChar w:fldCharType="begin"/>
          </w:r>
          <w:r>
            <w:rPr>
              <w:noProof/>
            </w:rPr>
            <w:instrText xml:space="preserve"> PAGEREF _Toc246253232 \h </w:instrText>
          </w:r>
          <w:r w:rsidR="007B3DE9">
            <w:rPr>
              <w:noProof/>
            </w:rPr>
          </w:r>
          <w:r w:rsidR="007B3DE9">
            <w:rPr>
              <w:noProof/>
            </w:rPr>
            <w:fldChar w:fldCharType="separate"/>
          </w:r>
          <w:r>
            <w:rPr>
              <w:noProof/>
            </w:rPr>
            <w:t>51</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Diagrama casos de uso</w:t>
          </w:r>
          <w:r>
            <w:rPr>
              <w:noProof/>
            </w:rPr>
            <w:tab/>
          </w:r>
          <w:r w:rsidR="007B3DE9">
            <w:rPr>
              <w:noProof/>
            </w:rPr>
            <w:fldChar w:fldCharType="begin"/>
          </w:r>
          <w:r>
            <w:rPr>
              <w:noProof/>
            </w:rPr>
            <w:instrText xml:space="preserve"> PAGEREF _Toc246253233 \h </w:instrText>
          </w:r>
          <w:r w:rsidR="007B3DE9">
            <w:rPr>
              <w:noProof/>
            </w:rPr>
          </w:r>
          <w:r w:rsidR="007B3DE9">
            <w:rPr>
              <w:noProof/>
            </w:rPr>
            <w:fldChar w:fldCharType="separate"/>
          </w:r>
          <w:r>
            <w:rPr>
              <w:noProof/>
            </w:rPr>
            <w:t>51</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17.2.</w:t>
          </w:r>
          <w:r>
            <w:rPr>
              <w:rFonts w:asciiTheme="minorHAnsi" w:eastAsiaTheme="minorEastAsia" w:hAnsiTheme="minorHAnsi"/>
              <w:noProof/>
              <w:sz w:val="22"/>
              <w:lang w:eastAsia="es-CL"/>
            </w:rPr>
            <w:tab/>
          </w:r>
          <w:r>
            <w:rPr>
              <w:noProof/>
            </w:rPr>
            <w:t>Caso de uso Ingresar Orden de trabajo.</w:t>
          </w:r>
          <w:r>
            <w:rPr>
              <w:noProof/>
            </w:rPr>
            <w:tab/>
          </w:r>
          <w:r w:rsidR="007B3DE9">
            <w:rPr>
              <w:noProof/>
            </w:rPr>
            <w:fldChar w:fldCharType="begin"/>
          </w:r>
          <w:r>
            <w:rPr>
              <w:noProof/>
            </w:rPr>
            <w:instrText xml:space="preserve"> PAGEREF _Toc246253234 \h </w:instrText>
          </w:r>
          <w:r w:rsidR="007B3DE9">
            <w:rPr>
              <w:noProof/>
            </w:rPr>
          </w:r>
          <w:r w:rsidR="007B3DE9">
            <w:rPr>
              <w:noProof/>
            </w:rPr>
            <w:fldChar w:fldCharType="separate"/>
          </w:r>
          <w:r>
            <w:rPr>
              <w:noProof/>
            </w:rPr>
            <w:t>52</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17.3.</w:t>
          </w:r>
          <w:r>
            <w:rPr>
              <w:rFonts w:asciiTheme="minorHAnsi" w:eastAsiaTheme="minorEastAsia" w:hAnsiTheme="minorHAnsi"/>
              <w:noProof/>
              <w:sz w:val="22"/>
              <w:lang w:eastAsia="es-CL"/>
            </w:rPr>
            <w:tab/>
          </w:r>
          <w:r>
            <w:rPr>
              <w:noProof/>
            </w:rPr>
            <w:t>Caso de uso Asignación.</w:t>
          </w:r>
          <w:r>
            <w:rPr>
              <w:noProof/>
            </w:rPr>
            <w:tab/>
          </w:r>
          <w:r w:rsidR="007B3DE9">
            <w:rPr>
              <w:noProof/>
            </w:rPr>
            <w:fldChar w:fldCharType="begin"/>
          </w:r>
          <w:r>
            <w:rPr>
              <w:noProof/>
            </w:rPr>
            <w:instrText xml:space="preserve"> PAGEREF _Toc246253235 \h </w:instrText>
          </w:r>
          <w:r w:rsidR="007B3DE9">
            <w:rPr>
              <w:noProof/>
            </w:rPr>
          </w:r>
          <w:r w:rsidR="007B3DE9">
            <w:rPr>
              <w:noProof/>
            </w:rPr>
            <w:fldChar w:fldCharType="separate"/>
          </w:r>
          <w:r>
            <w:rPr>
              <w:noProof/>
            </w:rPr>
            <w:t>53</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17.4.</w:t>
          </w:r>
          <w:r>
            <w:rPr>
              <w:rFonts w:asciiTheme="minorHAnsi" w:eastAsiaTheme="minorEastAsia" w:hAnsiTheme="minorHAnsi"/>
              <w:noProof/>
              <w:sz w:val="22"/>
              <w:lang w:eastAsia="es-CL"/>
            </w:rPr>
            <w:tab/>
          </w:r>
          <w:r>
            <w:rPr>
              <w:noProof/>
            </w:rPr>
            <w:t>Caso de uso Asignación /Reparación.</w:t>
          </w:r>
          <w:r>
            <w:rPr>
              <w:noProof/>
            </w:rPr>
            <w:tab/>
          </w:r>
          <w:r w:rsidR="007B3DE9">
            <w:rPr>
              <w:noProof/>
            </w:rPr>
            <w:fldChar w:fldCharType="begin"/>
          </w:r>
          <w:r>
            <w:rPr>
              <w:noProof/>
            </w:rPr>
            <w:instrText xml:space="preserve"> PAGEREF _Toc246253236 \h </w:instrText>
          </w:r>
          <w:r w:rsidR="007B3DE9">
            <w:rPr>
              <w:noProof/>
            </w:rPr>
          </w:r>
          <w:r w:rsidR="007B3DE9">
            <w:rPr>
              <w:noProof/>
            </w:rPr>
            <w:fldChar w:fldCharType="separate"/>
          </w:r>
          <w:r>
            <w:rPr>
              <w:noProof/>
            </w:rPr>
            <w:t>54</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17.5.</w:t>
          </w:r>
          <w:r>
            <w:rPr>
              <w:rFonts w:asciiTheme="minorHAnsi" w:eastAsiaTheme="minorEastAsia" w:hAnsiTheme="minorHAnsi"/>
              <w:noProof/>
              <w:sz w:val="22"/>
              <w:lang w:eastAsia="es-CL"/>
            </w:rPr>
            <w:tab/>
          </w:r>
          <w:r>
            <w:rPr>
              <w:noProof/>
            </w:rPr>
            <w:t>Caso de uso Entrega.</w:t>
          </w:r>
          <w:r>
            <w:rPr>
              <w:noProof/>
            </w:rPr>
            <w:tab/>
          </w:r>
          <w:r w:rsidR="007B3DE9">
            <w:rPr>
              <w:noProof/>
            </w:rPr>
            <w:fldChar w:fldCharType="begin"/>
          </w:r>
          <w:r>
            <w:rPr>
              <w:noProof/>
            </w:rPr>
            <w:instrText xml:space="preserve"> PAGEREF _Toc246253237 \h </w:instrText>
          </w:r>
          <w:r w:rsidR="007B3DE9">
            <w:rPr>
              <w:noProof/>
            </w:rPr>
          </w:r>
          <w:r w:rsidR="007B3DE9">
            <w:rPr>
              <w:noProof/>
            </w:rPr>
            <w:fldChar w:fldCharType="separate"/>
          </w:r>
          <w:r>
            <w:rPr>
              <w:noProof/>
            </w:rPr>
            <w:t>55</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17.6.</w:t>
          </w:r>
          <w:r>
            <w:rPr>
              <w:rFonts w:asciiTheme="minorHAnsi" w:eastAsiaTheme="minorEastAsia" w:hAnsiTheme="minorHAnsi"/>
              <w:noProof/>
              <w:sz w:val="22"/>
              <w:lang w:eastAsia="es-CL"/>
            </w:rPr>
            <w:tab/>
          </w:r>
          <w:r>
            <w:rPr>
              <w:noProof/>
            </w:rPr>
            <w:t>Caso de uso Administrar Técnicos.</w:t>
          </w:r>
          <w:r>
            <w:rPr>
              <w:noProof/>
            </w:rPr>
            <w:tab/>
          </w:r>
          <w:r w:rsidR="007B3DE9">
            <w:rPr>
              <w:noProof/>
            </w:rPr>
            <w:fldChar w:fldCharType="begin"/>
          </w:r>
          <w:r>
            <w:rPr>
              <w:noProof/>
            </w:rPr>
            <w:instrText xml:space="preserve"> PAGEREF _Toc246253238 \h </w:instrText>
          </w:r>
          <w:r w:rsidR="007B3DE9">
            <w:rPr>
              <w:noProof/>
            </w:rPr>
          </w:r>
          <w:r w:rsidR="007B3DE9">
            <w:rPr>
              <w:noProof/>
            </w:rPr>
            <w:fldChar w:fldCharType="separate"/>
          </w:r>
          <w:r>
            <w:rPr>
              <w:noProof/>
            </w:rPr>
            <w:t>56</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17.7.</w:t>
          </w:r>
          <w:r>
            <w:rPr>
              <w:rFonts w:asciiTheme="minorHAnsi" w:eastAsiaTheme="minorEastAsia" w:hAnsiTheme="minorHAnsi"/>
              <w:noProof/>
              <w:sz w:val="22"/>
              <w:lang w:eastAsia="es-CL"/>
            </w:rPr>
            <w:tab/>
          </w:r>
          <w:r>
            <w:rPr>
              <w:noProof/>
            </w:rPr>
            <w:t>Caso de uso Administrar Usuarios.</w:t>
          </w:r>
          <w:r>
            <w:rPr>
              <w:noProof/>
            </w:rPr>
            <w:tab/>
          </w:r>
          <w:r w:rsidR="007B3DE9">
            <w:rPr>
              <w:noProof/>
            </w:rPr>
            <w:fldChar w:fldCharType="begin"/>
          </w:r>
          <w:r>
            <w:rPr>
              <w:noProof/>
            </w:rPr>
            <w:instrText xml:space="preserve"> PAGEREF _Toc246253239 \h </w:instrText>
          </w:r>
          <w:r w:rsidR="007B3DE9">
            <w:rPr>
              <w:noProof/>
            </w:rPr>
          </w:r>
          <w:r w:rsidR="007B3DE9">
            <w:rPr>
              <w:noProof/>
            </w:rPr>
            <w:fldChar w:fldCharType="separate"/>
          </w:r>
          <w:r>
            <w:rPr>
              <w:noProof/>
            </w:rPr>
            <w:t>57</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Diagramas de Secuencia.</w:t>
          </w:r>
          <w:r>
            <w:rPr>
              <w:noProof/>
            </w:rPr>
            <w:tab/>
          </w:r>
          <w:r w:rsidR="007B3DE9">
            <w:rPr>
              <w:noProof/>
            </w:rPr>
            <w:fldChar w:fldCharType="begin"/>
          </w:r>
          <w:r>
            <w:rPr>
              <w:noProof/>
            </w:rPr>
            <w:instrText xml:space="preserve"> PAGEREF _Toc246253240 \h </w:instrText>
          </w:r>
          <w:r w:rsidR="007B3DE9">
            <w:rPr>
              <w:noProof/>
            </w:rPr>
          </w:r>
          <w:r w:rsidR="007B3DE9">
            <w:rPr>
              <w:noProof/>
            </w:rPr>
            <w:fldChar w:fldCharType="separate"/>
          </w:r>
          <w:r>
            <w:rPr>
              <w:noProof/>
            </w:rPr>
            <w:t>58</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lastRenderedPageBreak/>
            <w:t>18.1.</w:t>
          </w:r>
          <w:r>
            <w:rPr>
              <w:rFonts w:asciiTheme="minorHAnsi" w:eastAsiaTheme="minorEastAsia" w:hAnsiTheme="minorHAnsi"/>
              <w:noProof/>
              <w:sz w:val="22"/>
              <w:lang w:eastAsia="es-CL"/>
            </w:rPr>
            <w:tab/>
          </w:r>
          <w:r>
            <w:rPr>
              <w:noProof/>
            </w:rPr>
            <w:t>Diagrama de Recepción de Artículo.</w:t>
          </w:r>
          <w:r>
            <w:rPr>
              <w:noProof/>
            </w:rPr>
            <w:tab/>
          </w:r>
          <w:r w:rsidR="007B3DE9">
            <w:rPr>
              <w:noProof/>
            </w:rPr>
            <w:fldChar w:fldCharType="begin"/>
          </w:r>
          <w:r>
            <w:rPr>
              <w:noProof/>
            </w:rPr>
            <w:instrText xml:space="preserve"> PAGEREF _Toc246253241 \h </w:instrText>
          </w:r>
          <w:r w:rsidR="007B3DE9">
            <w:rPr>
              <w:noProof/>
            </w:rPr>
          </w:r>
          <w:r w:rsidR="007B3DE9">
            <w:rPr>
              <w:noProof/>
            </w:rPr>
            <w:fldChar w:fldCharType="separate"/>
          </w:r>
          <w:r>
            <w:rPr>
              <w:noProof/>
            </w:rPr>
            <w:t>58</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Diagrama de Asignación de Orden de Trabajo.</w:t>
          </w:r>
          <w:r>
            <w:rPr>
              <w:noProof/>
            </w:rPr>
            <w:tab/>
          </w:r>
          <w:r w:rsidR="007B3DE9">
            <w:rPr>
              <w:noProof/>
            </w:rPr>
            <w:fldChar w:fldCharType="begin"/>
          </w:r>
          <w:r>
            <w:rPr>
              <w:noProof/>
            </w:rPr>
            <w:instrText xml:space="preserve"> PAGEREF _Toc246253242 \h </w:instrText>
          </w:r>
          <w:r w:rsidR="007B3DE9">
            <w:rPr>
              <w:noProof/>
            </w:rPr>
          </w:r>
          <w:r w:rsidR="007B3DE9">
            <w:rPr>
              <w:noProof/>
            </w:rPr>
            <w:fldChar w:fldCharType="separate"/>
          </w:r>
          <w:r>
            <w:rPr>
              <w:noProof/>
            </w:rPr>
            <w:t>59</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Diagrama de Ingreso de Datos de Orden de Trabajo.</w:t>
          </w:r>
          <w:r>
            <w:rPr>
              <w:noProof/>
            </w:rPr>
            <w:tab/>
          </w:r>
          <w:r w:rsidR="007B3DE9">
            <w:rPr>
              <w:noProof/>
            </w:rPr>
            <w:fldChar w:fldCharType="begin"/>
          </w:r>
          <w:r>
            <w:rPr>
              <w:noProof/>
            </w:rPr>
            <w:instrText xml:space="preserve"> PAGEREF _Toc246253243 \h </w:instrText>
          </w:r>
          <w:r w:rsidR="007B3DE9">
            <w:rPr>
              <w:noProof/>
            </w:rPr>
          </w:r>
          <w:r w:rsidR="007B3DE9">
            <w:rPr>
              <w:noProof/>
            </w:rPr>
            <w:fldChar w:fldCharType="separate"/>
          </w:r>
          <w:r>
            <w:rPr>
              <w:noProof/>
            </w:rPr>
            <w:t>60</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Diagrama de Asignación Automática.</w:t>
          </w:r>
          <w:r>
            <w:rPr>
              <w:noProof/>
            </w:rPr>
            <w:tab/>
          </w:r>
          <w:r w:rsidR="007B3DE9">
            <w:rPr>
              <w:noProof/>
            </w:rPr>
            <w:fldChar w:fldCharType="begin"/>
          </w:r>
          <w:r>
            <w:rPr>
              <w:noProof/>
            </w:rPr>
            <w:instrText xml:space="preserve"> PAGEREF _Toc246253244 \h </w:instrText>
          </w:r>
          <w:r w:rsidR="007B3DE9">
            <w:rPr>
              <w:noProof/>
            </w:rPr>
          </w:r>
          <w:r w:rsidR="007B3DE9">
            <w:rPr>
              <w:noProof/>
            </w:rPr>
            <w:fldChar w:fldCharType="separate"/>
          </w:r>
          <w:r>
            <w:rPr>
              <w:noProof/>
            </w:rPr>
            <w:t>60</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Conclusión.</w:t>
          </w:r>
          <w:r>
            <w:rPr>
              <w:noProof/>
            </w:rPr>
            <w:tab/>
          </w:r>
          <w:r w:rsidR="007B3DE9">
            <w:rPr>
              <w:noProof/>
            </w:rPr>
            <w:fldChar w:fldCharType="begin"/>
          </w:r>
          <w:r>
            <w:rPr>
              <w:noProof/>
            </w:rPr>
            <w:instrText xml:space="preserve"> PAGEREF _Toc246253245 \h </w:instrText>
          </w:r>
          <w:r w:rsidR="007B3DE9">
            <w:rPr>
              <w:noProof/>
            </w:rPr>
          </w:r>
          <w:r w:rsidR="007B3DE9">
            <w:rPr>
              <w:noProof/>
            </w:rPr>
            <w:fldChar w:fldCharType="separate"/>
          </w:r>
          <w:r>
            <w:rPr>
              <w:noProof/>
            </w:rPr>
            <w:t>61</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Bibliografía.</w:t>
          </w:r>
          <w:r>
            <w:rPr>
              <w:noProof/>
            </w:rPr>
            <w:tab/>
          </w:r>
          <w:r w:rsidR="007B3DE9">
            <w:rPr>
              <w:noProof/>
            </w:rPr>
            <w:fldChar w:fldCharType="begin"/>
          </w:r>
          <w:r>
            <w:rPr>
              <w:noProof/>
            </w:rPr>
            <w:instrText xml:space="preserve"> PAGEREF _Toc246253246 \h </w:instrText>
          </w:r>
          <w:r w:rsidR="007B3DE9">
            <w:rPr>
              <w:noProof/>
            </w:rPr>
          </w:r>
          <w:r w:rsidR="007B3DE9">
            <w:rPr>
              <w:noProof/>
            </w:rPr>
            <w:fldChar w:fldCharType="separate"/>
          </w:r>
          <w:r>
            <w:rPr>
              <w:noProof/>
            </w:rPr>
            <w:t>62</w:t>
          </w:r>
          <w:r w:rsidR="007B3DE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Anexos.</w:t>
          </w:r>
          <w:r>
            <w:rPr>
              <w:noProof/>
            </w:rPr>
            <w:tab/>
          </w:r>
          <w:r w:rsidR="007B3DE9">
            <w:rPr>
              <w:noProof/>
            </w:rPr>
            <w:fldChar w:fldCharType="begin"/>
          </w:r>
          <w:r>
            <w:rPr>
              <w:noProof/>
            </w:rPr>
            <w:instrText xml:space="preserve"> PAGEREF _Toc246253247 \h </w:instrText>
          </w:r>
          <w:r w:rsidR="007B3DE9">
            <w:rPr>
              <w:noProof/>
            </w:rPr>
          </w:r>
          <w:r w:rsidR="007B3DE9">
            <w:rPr>
              <w:noProof/>
            </w:rPr>
            <w:fldChar w:fldCharType="separate"/>
          </w:r>
          <w:r>
            <w:rPr>
              <w:noProof/>
            </w:rPr>
            <w:t>63</w:t>
          </w:r>
          <w:r w:rsidR="007B3DE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Carta Gantt.</w:t>
          </w:r>
          <w:r>
            <w:rPr>
              <w:noProof/>
            </w:rPr>
            <w:tab/>
          </w:r>
          <w:r w:rsidR="007B3DE9">
            <w:rPr>
              <w:noProof/>
            </w:rPr>
            <w:fldChar w:fldCharType="begin"/>
          </w:r>
          <w:r>
            <w:rPr>
              <w:noProof/>
            </w:rPr>
            <w:instrText xml:space="preserve"> PAGEREF _Toc246253248 \h </w:instrText>
          </w:r>
          <w:r w:rsidR="007B3DE9">
            <w:rPr>
              <w:noProof/>
            </w:rPr>
          </w:r>
          <w:r w:rsidR="007B3DE9">
            <w:rPr>
              <w:noProof/>
            </w:rPr>
            <w:fldChar w:fldCharType="separate"/>
          </w:r>
          <w:r>
            <w:rPr>
              <w:noProof/>
            </w:rPr>
            <w:t>63</w:t>
          </w:r>
          <w:r w:rsidR="007B3DE9">
            <w:rPr>
              <w:noProof/>
            </w:rPr>
            <w:fldChar w:fldCharType="end"/>
          </w:r>
        </w:p>
        <w:p w:rsidR="00AE19BB" w:rsidRDefault="007B3DE9"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53183"/>
      <w:r>
        <w:lastRenderedPageBreak/>
        <w:t>Capítulo I: Introducción</w:t>
      </w:r>
      <w:bookmarkEnd w:id="0"/>
      <w:r>
        <w:t xml:space="preserve"> </w:t>
      </w:r>
    </w:p>
    <w:p w:rsidR="00D9269C" w:rsidRDefault="00EF247E" w:rsidP="004B3BF0">
      <w:pPr>
        <w:pStyle w:val="Ttulo2"/>
        <w:numPr>
          <w:ilvl w:val="0"/>
          <w:numId w:val="28"/>
        </w:numPr>
        <w:jc w:val="both"/>
      </w:pPr>
      <w:r>
        <w:t>Introducción</w:t>
      </w:r>
    </w:p>
    <w:p w:rsidR="002A127C" w:rsidRDefault="0032288F" w:rsidP="002A127C">
      <w:r>
        <w:t>Las pequeñas y medianas empresas tienen un gran valor dentro del país por su capacidad de dar empleo y aportar al crecimiento del país, es por ello que el presente trabajo se enfoca principalmente a las pymes.</w:t>
      </w:r>
    </w:p>
    <w:p w:rsidR="0032288F" w:rsidRPr="002A127C" w:rsidRDefault="0032288F" w:rsidP="002A127C">
      <w:r>
        <w:t>Las empresas de poco tamaño no poseen recursos amplios como las grandes, sus inversiones son bien limitadas por lo que su crecimiento y mejoramiento no es siempre al ritmo</w:t>
      </w: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r>
        <w:lastRenderedPageBreak/>
        <w:t>Antecedentes</w:t>
      </w:r>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1" w:name="_Toc246253185"/>
      <w:r>
        <w:lastRenderedPageBreak/>
        <w:t>Descripción de la organización.</w:t>
      </w:r>
      <w:bookmarkEnd w:id="1"/>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2" w:name="_Toc246253186"/>
      <w:r>
        <w:t>Funciones de la empresa.</w:t>
      </w:r>
      <w:bookmarkEnd w:id="2"/>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3" w:name="_Toc246253187"/>
      <w:r>
        <w:t>Estructura Organizacional.</w:t>
      </w:r>
      <w:bookmarkEnd w:id="3"/>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4" w:name="_Toc246253188"/>
      <w:r>
        <w:t>Metodología de trabajo.</w:t>
      </w:r>
      <w:bookmarkEnd w:id="4"/>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eastAsia="es-CL"/>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5" w:name="_Toc246253189"/>
      <w:r>
        <w:lastRenderedPageBreak/>
        <w:t>Descripción del problema.</w:t>
      </w:r>
      <w:bookmarkEnd w:id="5"/>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6" w:name="_Toc246253190"/>
      <w:r>
        <w:lastRenderedPageBreak/>
        <w:t>Formulación y delimitación del proyecto.</w:t>
      </w:r>
      <w:bookmarkEnd w:id="6"/>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7" w:name="_Toc246253191"/>
      <w:r>
        <w:lastRenderedPageBreak/>
        <w:t>Capítulo II: Marco Teórico.</w:t>
      </w:r>
      <w:bookmarkEnd w:id="7"/>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8" w:name="_Toc246253192"/>
      <w:r>
        <w:t>Conceptos básicos de un servicio técnico electrónico.</w:t>
      </w:r>
      <w:bookmarkEnd w:id="8"/>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9" w:name="_Toc246253193"/>
      <w:r w:rsidRPr="00535ACF">
        <w:lastRenderedPageBreak/>
        <w:t>Metodología de desarrollo.</w:t>
      </w:r>
      <w:bookmarkEnd w:id="9"/>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0" w:name="_Toc246253194"/>
      <w:r w:rsidRPr="00535ACF">
        <w:t xml:space="preserve">Modelo </w:t>
      </w:r>
      <w:r w:rsidRPr="0068250D">
        <w:t>cas</w:t>
      </w:r>
      <w:r w:rsidR="0068250D" w:rsidRPr="0068250D">
        <w:t>c</w:t>
      </w:r>
      <w:r w:rsidRPr="0068250D">
        <w:t>ada</w:t>
      </w:r>
      <w:bookmarkEnd w:id="10"/>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7B3DE9" w:rsidP="009351E2">
      <w:pPr>
        <w:jc w:val="center"/>
        <w:rPr>
          <w:rFonts w:cs="Arial"/>
          <w:szCs w:val="24"/>
          <w:u w:val="single"/>
          <w:lang w:val="es-VE"/>
        </w:rPr>
      </w:pPr>
      <w:r w:rsidRPr="007B3DE9">
        <w:rPr>
          <w:rFonts w:cs="Arial"/>
          <w:szCs w:val="24"/>
          <w:lang w:val="es-VE"/>
        </w:rPr>
      </w:r>
      <w:r w:rsidRPr="007B3DE9">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1" w:name="_Toc246253195"/>
      <w:r>
        <w:t>Tecnologías de desarrollo.</w:t>
      </w:r>
      <w:bookmarkEnd w:id="11"/>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2" w:name="_Toc246253196"/>
      <w:r>
        <w:lastRenderedPageBreak/>
        <w:t>Capítulo II</w:t>
      </w:r>
      <w:r w:rsidR="00884611">
        <w:t>I</w:t>
      </w:r>
      <w:r>
        <w:t>: Desarrollo del tema.</w:t>
      </w:r>
      <w:bookmarkEnd w:id="12"/>
    </w:p>
    <w:p w:rsidR="00D9269C" w:rsidRDefault="00D9269C" w:rsidP="004B3BF0">
      <w:pPr>
        <w:pStyle w:val="Ttulo2"/>
        <w:numPr>
          <w:ilvl w:val="0"/>
          <w:numId w:val="28"/>
        </w:numPr>
        <w:jc w:val="both"/>
      </w:pPr>
      <w:bookmarkStart w:id="13" w:name="_Toc246253197"/>
      <w:r>
        <w:t>Objetivos.</w:t>
      </w:r>
      <w:bookmarkEnd w:id="13"/>
    </w:p>
    <w:p w:rsidR="00D9269C" w:rsidRDefault="00D9269C" w:rsidP="004B3BF0">
      <w:pPr>
        <w:pStyle w:val="Ttulo2"/>
        <w:numPr>
          <w:ilvl w:val="1"/>
          <w:numId w:val="28"/>
        </w:numPr>
        <w:jc w:val="both"/>
      </w:pPr>
      <w:bookmarkStart w:id="14" w:name="_Toc246253198"/>
      <w:r>
        <w:t>Objetivos Generales.</w:t>
      </w:r>
      <w:bookmarkEnd w:id="14"/>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5" w:name="_Toc246253199"/>
      <w:r>
        <w:t>Objetivos Específicos.</w:t>
      </w:r>
      <w:bookmarkEnd w:id="15"/>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6" w:name="_Toc246253200"/>
      <w:r>
        <w:lastRenderedPageBreak/>
        <w:t>Propuesta Solución.</w:t>
      </w:r>
      <w:bookmarkEnd w:id="16"/>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7" w:name="_Toc246253201"/>
      <w:r>
        <w:t>Alternativas.</w:t>
      </w:r>
      <w:bookmarkEnd w:id="17"/>
    </w:p>
    <w:p w:rsidR="00D9269C" w:rsidRDefault="00D9269C" w:rsidP="004B3BF0">
      <w:pPr>
        <w:pStyle w:val="Ttulo2"/>
        <w:numPr>
          <w:ilvl w:val="2"/>
          <w:numId w:val="28"/>
        </w:numPr>
        <w:jc w:val="both"/>
      </w:pPr>
      <w:bookmarkStart w:id="18" w:name="_Toc246253202"/>
      <w:r>
        <w:t>Sistemas ERP.</w:t>
      </w:r>
      <w:bookmarkEnd w:id="18"/>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19" w:name="_Toc246253203"/>
      <w:r>
        <w:t>Sistema desarrollado a la medida para cliente.</w:t>
      </w:r>
      <w:bookmarkEnd w:id="19"/>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0" w:name="_Toc246253204"/>
      <w:r>
        <w:t>Sistema desarrollado para rubro de empresa.</w:t>
      </w:r>
      <w:bookmarkEnd w:id="20"/>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1" w:name="_Toc246253205"/>
      <w:r>
        <w:lastRenderedPageBreak/>
        <w:t>Evaluación.</w:t>
      </w:r>
      <w:bookmarkEnd w:id="21"/>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2" w:name="_Toc246253206"/>
      <w:r>
        <w:t>Solución Propuesta.</w:t>
      </w:r>
      <w:bookmarkEnd w:id="22"/>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3" w:name="_Toc246253207"/>
      <w:r>
        <w:t>Factibilidad técnica.</w:t>
      </w:r>
      <w:bookmarkEnd w:id="23"/>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lastRenderedPageBreak/>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4" w:name="_Toc246253208"/>
      <w:r>
        <w:t>Factibilidad económica.</w:t>
      </w:r>
      <w:bookmarkEnd w:id="24"/>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5" w:name="_Toc246253209"/>
      <w:r>
        <w:lastRenderedPageBreak/>
        <w:t>Factibilidad operacional.</w:t>
      </w:r>
      <w:bookmarkEnd w:id="25"/>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6" w:name="_Toc246253210"/>
      <w:r>
        <w:lastRenderedPageBreak/>
        <w:t>Requerimientos.</w:t>
      </w:r>
      <w:bookmarkEnd w:id="26"/>
    </w:p>
    <w:p w:rsidR="00D9269C" w:rsidRDefault="00D9269C" w:rsidP="004B3BF0">
      <w:pPr>
        <w:pStyle w:val="Ttulo2"/>
        <w:numPr>
          <w:ilvl w:val="1"/>
          <w:numId w:val="28"/>
        </w:numPr>
        <w:jc w:val="both"/>
      </w:pPr>
      <w:bookmarkStart w:id="27" w:name="_Toc246253211"/>
      <w:r>
        <w:t>Requerimientos no funcionales.</w:t>
      </w:r>
      <w:bookmarkEnd w:id="27"/>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8" w:name="_Toc246253212"/>
      <w:r>
        <w:lastRenderedPageBreak/>
        <w:t>Requerimientos funcionales.</w:t>
      </w:r>
      <w:bookmarkEnd w:id="28"/>
    </w:p>
    <w:p w:rsidR="00D9269C" w:rsidRDefault="00D9269C" w:rsidP="004B3BF0">
      <w:pPr>
        <w:pStyle w:val="Ttulo2"/>
        <w:numPr>
          <w:ilvl w:val="2"/>
          <w:numId w:val="28"/>
        </w:numPr>
        <w:jc w:val="both"/>
      </w:pPr>
      <w:bookmarkStart w:id="29" w:name="_Toc246253213"/>
      <w:r>
        <w:t>Perfiles.</w:t>
      </w:r>
      <w:bookmarkEnd w:id="29"/>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0" w:name="_Toc246253214"/>
      <w:r>
        <w:t>Administrador de sistemas.</w:t>
      </w:r>
      <w:bookmarkEnd w:id="30"/>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Del="00095B06" w:rsidRDefault="00E75F3D" w:rsidP="00E75F3D">
      <w:pPr>
        <w:pStyle w:val="Prrafodelista"/>
        <w:numPr>
          <w:ilvl w:val="0"/>
          <w:numId w:val="7"/>
        </w:numPr>
        <w:jc w:val="both"/>
        <w:rPr>
          <w:del w:id="31" w:author="Usuario" w:date="2009-11-24T19:23:00Z"/>
        </w:rPr>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000000" w:rsidRDefault="004C4769">
      <w:pPr>
        <w:pStyle w:val="Prrafodelista"/>
        <w:numPr>
          <w:ilvl w:val="0"/>
          <w:numId w:val="7"/>
        </w:numPr>
        <w:jc w:val="both"/>
        <w:rPr>
          <w:b/>
          <w:rPrChange w:id="32" w:author="Usuario" w:date="2009-11-24T19:23:00Z">
            <w:rPr/>
          </w:rPrChange>
        </w:rPr>
        <w:pPrChange w:id="33" w:author="Usuario" w:date="2009-11-24T19:23:00Z">
          <w:pPr>
            <w:pStyle w:val="Prrafodelista"/>
            <w:jc w:val="both"/>
          </w:pPr>
        </w:pPrChange>
      </w:pPr>
    </w:p>
    <w:p w:rsidR="00E75F3D" w:rsidDel="00095B06" w:rsidRDefault="00E75F3D" w:rsidP="00E75F3D">
      <w:pPr>
        <w:pStyle w:val="Prrafodelista"/>
        <w:numPr>
          <w:ilvl w:val="0"/>
          <w:numId w:val="7"/>
        </w:numPr>
        <w:jc w:val="both"/>
        <w:rPr>
          <w:del w:id="34" w:author="Usuario" w:date="2009-11-24T19:23:00Z"/>
        </w:rPr>
      </w:pPr>
      <w:moveFromRangeStart w:id="35" w:author="Usuario" w:date="2009-11-24T19:22:00Z" w:name="move246853906"/>
      <w:moveFrom w:id="36" w:author="Usuario" w:date="2009-11-24T19:22:00Z">
        <w:r w:rsidRPr="00095B06" w:rsidDel="00C736E7">
          <w:rPr>
            <w:b/>
          </w:rPr>
          <w:t>Configuración de técnicos:</w:t>
        </w:r>
        <w:r w:rsidR="007B3DE9" w:rsidRPr="007B3DE9">
          <w:rPr>
            <w:b/>
            <w:rPrChange w:id="37" w:author="Usuario" w:date="2009-11-24T19:23:00Z">
              <w:rPr/>
            </w:rPrChange>
          </w:rPr>
          <w:t xml:space="preserve"> de</w:t>
        </w:r>
        <w:r w:rsidDel="00C736E7">
          <w:t>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del w:id="38" w:author="Usuario" w:date="2009-11-24T19:23:00Z">
          <w:r w:rsidDel="00095B06">
            <w:delText>.</w:delText>
          </w:r>
        </w:del>
      </w:moveFrom>
    </w:p>
    <w:moveFromRangeEnd w:id="35"/>
    <w:p w:rsidR="00E75F3D" w:rsidDel="00095B06" w:rsidRDefault="00E75F3D" w:rsidP="00E75F3D">
      <w:pPr>
        <w:pStyle w:val="Prrafodelista"/>
        <w:jc w:val="both"/>
        <w:rPr>
          <w:del w:id="39" w:author="Usuario" w:date="2009-11-24T19:23:00Z"/>
        </w:rPr>
      </w:pPr>
    </w:p>
    <w:p w:rsidR="00E75F3D" w:rsidDel="00095B06" w:rsidRDefault="00E75F3D" w:rsidP="00E75F3D">
      <w:pPr>
        <w:pStyle w:val="Prrafodelista"/>
        <w:numPr>
          <w:ilvl w:val="0"/>
          <w:numId w:val="7"/>
        </w:numPr>
        <w:jc w:val="both"/>
        <w:rPr>
          <w:del w:id="40" w:author="Usuario" w:date="2009-11-24T19:23:00Z"/>
        </w:rPr>
      </w:pPr>
      <w:del w:id="41" w:author="Usuario" w:date="2009-11-24T19:23:00Z">
        <w:r w:rsidRPr="000D54AD" w:rsidDel="00095B06">
          <w:rPr>
            <w:b/>
          </w:rPr>
          <w:delText>Configuración de mail</w:delText>
        </w:r>
        <w:r w:rsidDel="00095B06">
          <w:delText>: permitirá configurar mail para notificación en caso de órdenes pendientes por varios días.</w:delText>
        </w:r>
      </w:del>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w:t>
      </w:r>
      <w:del w:id="42" w:author="Usuario" w:date="2009-11-24T19:23:00Z">
        <w:r w:rsidDel="00095B06">
          <w:delText xml:space="preserve"> sucursal</w:delText>
        </w:r>
      </w:del>
      <w:r>
        <w:t>, estos datos irán impresos en la orden de trabajo.</w:t>
      </w:r>
    </w:p>
    <w:p w:rsidR="00E75F3D" w:rsidRDefault="00E75F3D" w:rsidP="00E75F3D">
      <w:pPr>
        <w:pStyle w:val="Ttulo2"/>
        <w:numPr>
          <w:ilvl w:val="3"/>
          <w:numId w:val="28"/>
        </w:numPr>
        <w:jc w:val="both"/>
      </w:pPr>
      <w:bookmarkStart w:id="43" w:name="_Toc246253215"/>
      <w:r>
        <w:t>Recepcionista.</w:t>
      </w:r>
      <w:bookmarkEnd w:id="4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ins w:id="44" w:author="Usuario" w:date="2009-11-24T19:24:00Z">
        <w:r w:rsidR="00095B06">
          <w:t xml:space="preserve"> o</w:t>
        </w:r>
      </w:ins>
      <w:del w:id="45" w:author="Usuario" w:date="2009-11-24T19:24:00Z">
        <w:r w:rsidDel="00095B06">
          <w:delText>,</w:delText>
        </w:r>
      </w:del>
      <w:r>
        <w:t xml:space="preserve"> Rut del cliente</w:t>
      </w:r>
      <w:del w:id="46" w:author="Usuario" w:date="2009-11-24T19:24:00Z">
        <w:r w:rsidDel="00095B06">
          <w:delText>, o nombre del cliente</w:delText>
        </w:r>
      </w:del>
      <w:r>
        <w:t>.</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Del="00095B06" w:rsidRDefault="00E75F3D" w:rsidP="00E75F3D">
      <w:pPr>
        <w:pStyle w:val="Prrafodelista"/>
        <w:jc w:val="both"/>
        <w:rPr>
          <w:del w:id="47" w:author="Usuario" w:date="2009-11-24T19:26:00Z"/>
        </w:rPr>
      </w:pPr>
    </w:p>
    <w:p w:rsidR="00E75F3D" w:rsidDel="00095B06" w:rsidRDefault="00E75F3D" w:rsidP="00E75F3D">
      <w:pPr>
        <w:pStyle w:val="Prrafodelista"/>
        <w:numPr>
          <w:ilvl w:val="0"/>
          <w:numId w:val="8"/>
        </w:numPr>
        <w:jc w:val="both"/>
        <w:rPr>
          <w:del w:id="48" w:author="Usuario" w:date="2009-11-24T19:26:00Z"/>
        </w:rPr>
      </w:pPr>
      <w:del w:id="49" w:author="Usuario" w:date="2009-11-24T19:26:00Z">
        <w:r w:rsidRPr="00E9112B" w:rsidDel="00095B06">
          <w:rPr>
            <w:b/>
          </w:rPr>
          <w:delText>Listado de ordenes reparadas:</w:delText>
        </w:r>
        <w:r w:rsidDel="00095B06">
          <w:delTex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delText>
        </w:r>
      </w:del>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50" w:name="_Toc246253216"/>
      <w:r>
        <w:t>Administrativos.</w:t>
      </w:r>
      <w:bookmarkEnd w:id="50"/>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w:t>
      </w:r>
      <w:del w:id="51" w:author="Usuario" w:date="2009-11-24T19:26:00Z">
        <w:r w:rsidDel="00095B06">
          <w:delText xml:space="preserve">pasado un tiempo </w:delText>
        </w:r>
      </w:del>
      <w:r>
        <w:t>asignara automáticamente las órdenes de trabajo a los técnicos disponibles en ese momento, los diferenciara por especialidad  y nivel las especialidades estarán asociadas a categorías de artículos con esto realizara la asignación al técnico correspondiente.</w:t>
      </w:r>
      <w:ins w:id="52" w:author="Usuario" w:date="2009-11-24T19:27:00Z">
        <w:r w:rsidR="00095B06">
          <w:br/>
        </w:r>
      </w:ins>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rPr>
          <w:ins w:id="53" w:author="Usuario" w:date="2009-11-24T19:22:00Z"/>
        </w:rPr>
      </w:pPr>
      <w:r w:rsidRPr="00D16F14">
        <w:rPr>
          <w:b/>
        </w:rPr>
        <w:t xml:space="preserve">Historial de órdenes revisadas: </w:t>
      </w:r>
      <w:r>
        <w:t>permitirá realizar un filtro de órdenes de trabajo revisadas por técnico, este filtro será por fecha y nombre de técnico.</w:t>
      </w:r>
    </w:p>
    <w:p w:rsidR="00000000" w:rsidRDefault="004C4769">
      <w:pPr>
        <w:pStyle w:val="Prrafodelista"/>
        <w:rPr>
          <w:ins w:id="54" w:author="Usuario" w:date="2009-11-24T19:22:00Z"/>
        </w:rPr>
        <w:pPrChange w:id="55" w:author="Usuario" w:date="2009-11-24T19:22:00Z">
          <w:pPr>
            <w:pStyle w:val="Prrafodelista"/>
            <w:numPr>
              <w:numId w:val="9"/>
            </w:numPr>
            <w:ind w:hanging="360"/>
            <w:jc w:val="both"/>
          </w:pPr>
        </w:pPrChange>
      </w:pPr>
    </w:p>
    <w:p w:rsidR="00C736E7" w:rsidDel="00C736E7" w:rsidRDefault="00C736E7" w:rsidP="00C736E7">
      <w:pPr>
        <w:pStyle w:val="Prrafodelista"/>
        <w:numPr>
          <w:ilvl w:val="0"/>
          <w:numId w:val="9"/>
        </w:numPr>
        <w:jc w:val="both"/>
        <w:rPr>
          <w:del w:id="56" w:author="Usuario" w:date="2009-11-24T19:23:00Z"/>
        </w:rPr>
      </w:pPr>
      <w:moveToRangeStart w:id="57" w:author="Usuario" w:date="2009-11-24T19:22:00Z" w:name="move246853906"/>
      <w:moveTo w:id="58" w:author="Usuario" w:date="2009-11-24T19:22:00Z">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moveTo>
    </w:p>
    <w:moveToRangeEnd w:id="57"/>
    <w:p w:rsidR="00C736E7" w:rsidRPr="001A5B1B" w:rsidRDefault="00C736E7" w:rsidP="00C736E7">
      <w:pPr>
        <w:pStyle w:val="Prrafodelista"/>
        <w:numPr>
          <w:ilvl w:val="0"/>
          <w:numId w:val="9"/>
        </w:numPr>
        <w:jc w:val="both"/>
      </w:pPr>
    </w:p>
    <w:p w:rsidR="00E75F3D" w:rsidRDefault="00E75F3D" w:rsidP="00E75F3D">
      <w:pPr>
        <w:pStyle w:val="Ttulo2"/>
        <w:numPr>
          <w:ilvl w:val="3"/>
          <w:numId w:val="28"/>
        </w:numPr>
        <w:jc w:val="both"/>
      </w:pPr>
      <w:bookmarkStart w:id="59" w:name="_Toc246253217"/>
      <w:r>
        <w:t>Técnicos.</w:t>
      </w:r>
      <w:bookmarkEnd w:id="59"/>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60" w:name="_Toc246253218"/>
      <w:r>
        <w:lastRenderedPageBreak/>
        <w:t>Gerente.</w:t>
      </w:r>
      <w:bookmarkEnd w:id="60"/>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61" w:name="_Toc246253219"/>
      <w:r>
        <w:t>Súper Usuario.</w:t>
      </w:r>
      <w:bookmarkEnd w:id="61"/>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62" w:name="_Toc246253220"/>
      <w:r>
        <w:t>Orden de Trabajo.</w:t>
      </w:r>
      <w:bookmarkEnd w:id="62"/>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Rut con digito verificador , Nombres, apellido Paterno, apellido Materno, Dirección( calle, comuna, ciudad, país, numero,), teléfono de contacto</w:t>
      </w:r>
      <w:del w:id="63" w:author="Usuario" w:date="2009-11-24T19:29:00Z">
        <w:r w:rsidDel="00095B06">
          <w:delText xml:space="preserve"> </w:delText>
        </w:r>
      </w:del>
      <w:r>
        <w:t>,</w:t>
      </w:r>
      <w:ins w:id="64" w:author="Usuario" w:date="2009-11-24T19:29:00Z">
        <w:r w:rsidR="00095B06">
          <w:t xml:space="preserve"> </w:t>
        </w:r>
      </w:ins>
      <w:r>
        <w:t>correo electrónico</w:t>
      </w:r>
      <w:ins w:id="65" w:author="Usuario" w:date="2009-11-24T19:29:00Z">
        <w:r w:rsidR="00095B06">
          <w:t>.</w:t>
        </w:r>
      </w:ins>
      <w:del w:id="66" w:author="Usuario" w:date="2009-11-24T19:29:00Z">
        <w:r w:rsidDel="00095B06">
          <w:delText>,</w:delText>
        </w:r>
      </w:del>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w:t>
      </w:r>
      <w:r>
        <w:lastRenderedPageBreak/>
        <w:t>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lastRenderedPageBreak/>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67" w:name="_Toc246253221"/>
      <w:r>
        <w:t>Asignación Automática.</w:t>
      </w:r>
      <w:bookmarkEnd w:id="67"/>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68" w:name="_Toc246253222"/>
      <w:r>
        <w:t>Asignación Manual</w:t>
      </w:r>
      <w:r w:rsidR="00337123">
        <w:t>.</w:t>
      </w:r>
      <w:bookmarkEnd w:id="68"/>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69" w:name="_Toc246253223"/>
      <w:r>
        <w:lastRenderedPageBreak/>
        <w:t>Pantallas.</w:t>
      </w:r>
      <w:bookmarkEnd w:id="69"/>
    </w:p>
    <w:p w:rsidR="00D9269C" w:rsidRDefault="00D9269C" w:rsidP="00E75F3D">
      <w:pPr>
        <w:pStyle w:val="Ttulo2"/>
        <w:numPr>
          <w:ilvl w:val="1"/>
          <w:numId w:val="28"/>
        </w:numPr>
        <w:jc w:val="both"/>
      </w:pPr>
      <w:bookmarkStart w:id="70" w:name="_Toc246253224"/>
      <w:r>
        <w:t>Pantalla inicio.</w:t>
      </w:r>
      <w:bookmarkEnd w:id="70"/>
    </w:p>
    <w:p w:rsidR="00D16F14" w:rsidRPr="00D16F14" w:rsidRDefault="00D16F14" w:rsidP="004B3BF0">
      <w:pPr>
        <w:jc w:val="both"/>
      </w:pPr>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71" w:name="_Toc246253225"/>
      <w:r>
        <w:lastRenderedPageBreak/>
        <w:t>Pantalla orden de trabajo.</w:t>
      </w:r>
      <w:bookmarkEnd w:id="71"/>
    </w:p>
    <w:p w:rsidR="00D16F14" w:rsidRPr="00D16F14" w:rsidRDefault="00D16F14" w:rsidP="004B3BF0">
      <w:pPr>
        <w:jc w:val="both"/>
      </w:pPr>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72" w:name="_Toc246253226"/>
      <w:r>
        <w:lastRenderedPageBreak/>
        <w:t>Pantalla Listados.</w:t>
      </w:r>
      <w:bookmarkEnd w:id="72"/>
    </w:p>
    <w:p w:rsidR="00D16F14" w:rsidRPr="00D16F14" w:rsidRDefault="00D16F14" w:rsidP="004B3BF0">
      <w:pPr>
        <w:jc w:val="both"/>
      </w:pPr>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73" w:name="_Toc246253227"/>
      <w:r>
        <w:lastRenderedPageBreak/>
        <w:t>Diagrama Entidad Relación.</w:t>
      </w:r>
      <w:bookmarkEnd w:id="73"/>
    </w:p>
    <w:p w:rsidR="00D16F14" w:rsidRPr="00D16F14" w:rsidRDefault="00140BA6" w:rsidP="004B3BF0">
      <w:pPr>
        <w:jc w:val="both"/>
      </w:pPr>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74" w:name="_Toc246253228"/>
      <w:r>
        <w:lastRenderedPageBreak/>
        <w:t>Diagrama de Contexto.</w:t>
      </w:r>
      <w:bookmarkEnd w:id="74"/>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75" w:name="_Toc246253229"/>
      <w:r>
        <w:lastRenderedPageBreak/>
        <w:t>Diagrama nivel 1.</w:t>
      </w:r>
      <w:bookmarkEnd w:id="75"/>
    </w:p>
    <w:p w:rsidR="00880975" w:rsidRPr="00880975" w:rsidRDefault="00880975" w:rsidP="004B3BF0">
      <w:pPr>
        <w:jc w:val="both"/>
      </w:pPr>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76" w:name="_Toc246253230"/>
      <w:r>
        <w:lastRenderedPageBreak/>
        <w:t>Diccionario de Datos.</w:t>
      </w:r>
      <w:bookmarkEnd w:id="76"/>
    </w:p>
    <w:p w:rsidR="00D9269C" w:rsidRDefault="00D9269C" w:rsidP="00E75F3D">
      <w:pPr>
        <w:pStyle w:val="Ttulo2"/>
        <w:numPr>
          <w:ilvl w:val="1"/>
          <w:numId w:val="28"/>
        </w:numPr>
        <w:jc w:val="both"/>
      </w:pPr>
      <w:bookmarkStart w:id="77" w:name="_Toc246253231"/>
      <w:r>
        <w:t>Detalles tablas.</w:t>
      </w:r>
      <w:bookmarkEnd w:id="77"/>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78" w:name="_Toc246253232"/>
      <w:r>
        <w:t>Casos de uso.</w:t>
      </w:r>
      <w:bookmarkEnd w:id="78"/>
    </w:p>
    <w:p w:rsidR="00D9269C" w:rsidRDefault="00D9269C" w:rsidP="00E75F3D">
      <w:pPr>
        <w:pStyle w:val="Ttulo2"/>
        <w:numPr>
          <w:ilvl w:val="1"/>
          <w:numId w:val="28"/>
        </w:numPr>
        <w:jc w:val="both"/>
      </w:pPr>
      <w:bookmarkStart w:id="79" w:name="_Toc246253233"/>
      <w:r>
        <w:t>Diagrama casos de uso</w:t>
      </w:r>
      <w:bookmarkEnd w:id="79"/>
    </w:p>
    <w:p w:rsidR="00D16F14" w:rsidRPr="00D16F14" w:rsidRDefault="00D16F14" w:rsidP="004B3BF0">
      <w:pPr>
        <w:jc w:val="both"/>
      </w:pPr>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80" w:name="_Toc246253234"/>
      <w:r>
        <w:lastRenderedPageBreak/>
        <w:t>Caso de uso Ingresar Orden de trabajo.</w:t>
      </w:r>
      <w:bookmarkEnd w:id="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1" w:name="_Toc246253235"/>
      <w:r>
        <w:lastRenderedPageBreak/>
        <w:t>Caso de uso Asignación.</w:t>
      </w:r>
      <w:bookmarkEnd w:id="8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2" w:name="_Toc246253236"/>
      <w:r>
        <w:lastRenderedPageBreak/>
        <w:t>Caso de uso Asignación /Reparación.</w:t>
      </w:r>
      <w:bookmarkEnd w:id="8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3" w:name="_Toc246253237"/>
      <w:r>
        <w:lastRenderedPageBreak/>
        <w:t>Caso de uso Entrega.</w:t>
      </w:r>
      <w:bookmarkEnd w:id="8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4" w:name="_Toc246253238"/>
      <w:r>
        <w:lastRenderedPageBreak/>
        <w:t>Caso de uso Administrar Técnicos.</w:t>
      </w:r>
      <w:bookmarkEnd w:id="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5" w:name="_Toc246253239"/>
      <w:r>
        <w:lastRenderedPageBreak/>
        <w:t>Caso de uso Administrar Usuarios.</w:t>
      </w:r>
      <w:bookmarkEnd w:id="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86" w:name="_Toc246253240"/>
      <w:r>
        <w:lastRenderedPageBreak/>
        <w:t>Diagramas de Secuencia.</w:t>
      </w:r>
      <w:bookmarkEnd w:id="86"/>
    </w:p>
    <w:p w:rsidR="00CA7178" w:rsidRDefault="00CA7178" w:rsidP="00E75F3D">
      <w:pPr>
        <w:pStyle w:val="Ttulo2"/>
        <w:numPr>
          <w:ilvl w:val="1"/>
          <w:numId w:val="28"/>
        </w:numPr>
        <w:jc w:val="both"/>
      </w:pPr>
      <w:bookmarkStart w:id="87" w:name="_Toc246253241"/>
      <w:r>
        <w:t>Diagrama de Recepción de Artículo.</w:t>
      </w:r>
      <w:bookmarkEnd w:id="87"/>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88" w:name="_Toc246253242"/>
      <w:r>
        <w:t>Diagrama de Asignación de Orden de Trabajo.</w:t>
      </w:r>
      <w:bookmarkEnd w:id="88"/>
    </w:p>
    <w:p w:rsidR="00B05ADF" w:rsidRPr="00B05ADF" w:rsidRDefault="00B05ADF" w:rsidP="004B3BF0">
      <w:pPr>
        <w:jc w:val="both"/>
      </w:pPr>
    </w:p>
    <w:p w:rsidR="00B05ADF" w:rsidRPr="00B05ADF" w:rsidRDefault="00B05ADF" w:rsidP="004B3BF0">
      <w:pPr>
        <w:jc w:val="both"/>
      </w:pPr>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89" w:name="_Toc246253243"/>
      <w:r>
        <w:lastRenderedPageBreak/>
        <w:t>Diagrama de Ingreso de Datos de Orden de Trabajo.</w:t>
      </w:r>
      <w:bookmarkEnd w:id="89"/>
    </w:p>
    <w:p w:rsidR="00B05ADF" w:rsidRPr="00B05ADF" w:rsidRDefault="00B05ADF" w:rsidP="004B3BF0">
      <w:pPr>
        <w:jc w:val="both"/>
      </w:pPr>
    </w:p>
    <w:p w:rsidR="00B05ADF" w:rsidRDefault="00B05ADF" w:rsidP="004B3BF0">
      <w:pPr>
        <w:jc w:val="both"/>
      </w:pPr>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90" w:name="_Toc246253244"/>
      <w:r>
        <w:t>Diagrama de Asignación Automática.</w:t>
      </w:r>
      <w:bookmarkEnd w:id="90"/>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91" w:name="_Toc246253245"/>
      <w:r>
        <w:lastRenderedPageBreak/>
        <w:t>Conclusión.</w:t>
      </w:r>
      <w:bookmarkEnd w:id="91"/>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92" w:name="_Toc246253246"/>
      <w:r>
        <w:lastRenderedPageBreak/>
        <w:t>Bibliografía.</w:t>
      </w:r>
      <w:bookmarkEnd w:id="92"/>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93" w:name="_Toc246253247"/>
      <w:r>
        <w:lastRenderedPageBreak/>
        <w:t>Anexos.</w:t>
      </w:r>
      <w:bookmarkEnd w:id="93"/>
    </w:p>
    <w:p w:rsidR="00D9269C" w:rsidRDefault="00D9269C" w:rsidP="00E75F3D">
      <w:pPr>
        <w:pStyle w:val="Ttulo2"/>
        <w:numPr>
          <w:ilvl w:val="1"/>
          <w:numId w:val="28"/>
        </w:numPr>
        <w:jc w:val="both"/>
      </w:pPr>
      <w:bookmarkStart w:id="94" w:name="_Toc246253248"/>
      <w:r>
        <w:t>Carta Gantt.</w:t>
      </w:r>
      <w:bookmarkEnd w:id="94"/>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4769" w:rsidRDefault="004C4769" w:rsidP="007B4750">
      <w:pPr>
        <w:spacing w:after="0" w:line="240" w:lineRule="auto"/>
      </w:pPr>
      <w:r>
        <w:separator/>
      </w:r>
    </w:p>
  </w:endnote>
  <w:endnote w:type="continuationSeparator" w:id="0">
    <w:p w:rsidR="004C4769" w:rsidRDefault="004C4769"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32288F">
            <w:rPr>
              <w:noProof/>
            </w:rPr>
            <w:t>5</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4769" w:rsidRDefault="004C4769" w:rsidP="007B4750">
      <w:pPr>
        <w:spacing w:after="0" w:line="240" w:lineRule="auto"/>
      </w:pPr>
      <w:r>
        <w:separator/>
      </w:r>
    </w:p>
  </w:footnote>
  <w:footnote w:type="continuationSeparator" w:id="0">
    <w:p w:rsidR="004C4769" w:rsidRDefault="004C4769"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32288F">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225282"/>
  </w:hdrShapeDefaults>
  <w:footnotePr>
    <w:footnote w:id="-1"/>
    <w:footnote w:id="0"/>
  </w:footnotePr>
  <w:endnotePr>
    <w:endnote w:id="-1"/>
    <w:endnote w:id="0"/>
  </w:endnotePr>
  <w:compat/>
  <w:rsids>
    <w:rsidRoot w:val="003C230E"/>
    <w:rsid w:val="00004F03"/>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811FA"/>
    <w:rsid w:val="00190C6A"/>
    <w:rsid w:val="00191DD8"/>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26B35"/>
    <w:rsid w:val="00231DBB"/>
    <w:rsid w:val="00232EB6"/>
    <w:rsid w:val="0023764F"/>
    <w:rsid w:val="00237A32"/>
    <w:rsid w:val="00245D81"/>
    <w:rsid w:val="00254357"/>
    <w:rsid w:val="00254F7A"/>
    <w:rsid w:val="0027130D"/>
    <w:rsid w:val="00281CF9"/>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D84"/>
    <w:rsid w:val="0031772F"/>
    <w:rsid w:val="0032288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C6C9E"/>
    <w:rsid w:val="003C7409"/>
    <w:rsid w:val="003D03BE"/>
    <w:rsid w:val="003D205D"/>
    <w:rsid w:val="003E0D5F"/>
    <w:rsid w:val="003E0E7F"/>
    <w:rsid w:val="003E3B21"/>
    <w:rsid w:val="003E3B29"/>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4769"/>
    <w:rsid w:val="004C5206"/>
    <w:rsid w:val="004C6A68"/>
    <w:rsid w:val="004D1542"/>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16D9"/>
    <w:rsid w:val="00783F03"/>
    <w:rsid w:val="007930E7"/>
    <w:rsid w:val="00795250"/>
    <w:rsid w:val="0079729C"/>
    <w:rsid w:val="007A43C4"/>
    <w:rsid w:val="007A4B5B"/>
    <w:rsid w:val="007A6B24"/>
    <w:rsid w:val="007B3DE9"/>
    <w:rsid w:val="007B4750"/>
    <w:rsid w:val="007C07B8"/>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3F99"/>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76550"/>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1B25"/>
    <w:rsid w:val="00B526EE"/>
    <w:rsid w:val="00B54095"/>
    <w:rsid w:val="00B634B3"/>
    <w:rsid w:val="00B6455C"/>
    <w:rsid w:val="00B71F82"/>
    <w:rsid w:val="00B72461"/>
    <w:rsid w:val="00B733D2"/>
    <w:rsid w:val="00B83487"/>
    <w:rsid w:val="00B86A64"/>
    <w:rsid w:val="00B9455B"/>
    <w:rsid w:val="00BA0DC1"/>
    <w:rsid w:val="00BA1CB4"/>
    <w:rsid w:val="00BA3572"/>
    <w:rsid w:val="00BB019D"/>
    <w:rsid w:val="00BB0A98"/>
    <w:rsid w:val="00BC6634"/>
    <w:rsid w:val="00BD222C"/>
    <w:rsid w:val="00BD4B34"/>
    <w:rsid w:val="00BD7FE1"/>
    <w:rsid w:val="00BE0230"/>
    <w:rsid w:val="00BE7F2D"/>
    <w:rsid w:val="00BF07D9"/>
    <w:rsid w:val="00C021AC"/>
    <w:rsid w:val="00C06308"/>
    <w:rsid w:val="00C20B97"/>
    <w:rsid w:val="00C23CC2"/>
    <w:rsid w:val="00C4192A"/>
    <w:rsid w:val="00C426D8"/>
    <w:rsid w:val="00C4675B"/>
    <w:rsid w:val="00C5016A"/>
    <w:rsid w:val="00C53526"/>
    <w:rsid w:val="00C61443"/>
    <w:rsid w:val="00C6379D"/>
    <w:rsid w:val="00C71008"/>
    <w:rsid w:val="00C736E7"/>
    <w:rsid w:val="00C74F71"/>
    <w:rsid w:val="00C83AB0"/>
    <w:rsid w:val="00C851A4"/>
    <w:rsid w:val="00C85AEF"/>
    <w:rsid w:val="00C87B94"/>
    <w:rsid w:val="00C97379"/>
    <w:rsid w:val="00CA1E11"/>
    <w:rsid w:val="00CA2253"/>
    <w:rsid w:val="00CA4430"/>
    <w:rsid w:val="00CA4E06"/>
    <w:rsid w:val="00CA7178"/>
    <w:rsid w:val="00CC6959"/>
    <w:rsid w:val="00CD1211"/>
    <w:rsid w:val="00CE1446"/>
    <w:rsid w:val="00D16F14"/>
    <w:rsid w:val="00D2722C"/>
    <w:rsid w:val="00D31747"/>
    <w:rsid w:val="00D31F81"/>
    <w:rsid w:val="00D37EA9"/>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67FA"/>
    <w:rsid w:val="00F52EFC"/>
    <w:rsid w:val="00F53A31"/>
    <w:rsid w:val="00F6645F"/>
    <w:rsid w:val="00F719B0"/>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25282"/>
    <o:shapelayout v:ext="edit">
      <o:idmap v:ext="edit" data="1"/>
      <o:rules v:ext="edit">
        <o:r id="V:Rule9" type="connector" idref="#_x0000_s1039">
          <o:proxy start="" idref="#_x0000_s1032" connectloc="2"/>
          <o:proxy end="" idref="#_x0000_s1029" connectloc="2"/>
        </o:r>
        <o:r id="V:Rule10" type="connector" idref="#_x0000_s1033">
          <o:proxy start="" idref="#_x0000_s1028" connectloc="3"/>
          <o:proxy end="" idref="#_x0000_s1029" connectloc="0"/>
        </o:r>
        <o:r id="V:Rule11" type="connector" idref="#_x0000_s1034">
          <o:proxy start="" idref="#_x0000_s1029" connectloc="3"/>
          <o:proxy end="" idref="#_x0000_s1030" connectloc="0"/>
        </o:r>
        <o:r id="V:Rule12" type="connector" idref="#_x0000_s1037">
          <o:proxy start="" idref="#_x0000_s1032" connectloc="2"/>
          <o:proxy end="" idref="#_x0000_s1031" connectloc="2"/>
        </o:r>
        <o:r id="V:Rule13" type="connector" idref="#_x0000_s1035">
          <o:proxy start="" idref="#_x0000_s1030" connectloc="3"/>
          <o:proxy end="" idref="#_x0000_s1031" connectloc="0"/>
        </o:r>
        <o:r id="V:Rule14" type="connector" idref="#_x0000_s1038">
          <o:proxy start="" idref="#_x0000_s1032" connectloc="2"/>
          <o:proxy end="" idref="#_x0000_s1030" connectloc="2"/>
        </o:r>
        <o:r id="V:Rule15" type="connector" idref="#_x0000_s1040">
          <o:proxy start="" idref="#_x0000_s1032" connectloc="2"/>
          <o:proxy end="" idref="#_x0000_s1028" connectloc="2"/>
        </o:r>
        <o:r id="V:Rule16" type="connector" idref="#_x0000_s1036">
          <o:proxy start="" idref="#_x0000_s1031" connectloc="3"/>
          <o:proxy end="" idref="#_x0000_s103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99640-ABB8-481E-9E63-E58C07FFF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65</Pages>
  <Words>11684</Words>
  <Characters>64265</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75798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55</cp:revision>
  <cp:lastPrinted>2009-10-29T05:53:00Z</cp:lastPrinted>
  <dcterms:created xsi:type="dcterms:W3CDTF">2009-10-28T02:44:00Z</dcterms:created>
  <dcterms:modified xsi:type="dcterms:W3CDTF">2009-11-25T20:11:00Z</dcterms:modified>
</cp:coreProperties>
</file>