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562882" w:rsidRDefault="00C06308">
          <w:pPr>
            <w:pStyle w:val="TDC1"/>
            <w:rPr>
              <w:ins w:id="0" w:author="Usuario" w:date="2009-11-17T20:30:00Z"/>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ins w:id="1" w:author="Usuario" w:date="2009-11-17T20:30:00Z">
            <w:r w:rsidR="00562882">
              <w:rPr>
                <w:noProof/>
              </w:rPr>
              <w:t>Capítulo I: Introducción</w:t>
            </w:r>
            <w:r w:rsidR="00562882">
              <w:rPr>
                <w:noProof/>
              </w:rPr>
              <w:tab/>
            </w:r>
            <w:r w:rsidR="00562882">
              <w:rPr>
                <w:noProof/>
              </w:rPr>
              <w:fldChar w:fldCharType="begin"/>
            </w:r>
            <w:r w:rsidR="00562882">
              <w:rPr>
                <w:noProof/>
              </w:rPr>
              <w:instrText xml:space="preserve"> PAGEREF _Toc246253183 \h </w:instrText>
            </w:r>
            <w:r w:rsidR="00562882">
              <w:rPr>
                <w:noProof/>
              </w:rPr>
            </w:r>
          </w:ins>
          <w:r w:rsidR="00562882">
            <w:rPr>
              <w:noProof/>
            </w:rPr>
            <w:fldChar w:fldCharType="separate"/>
          </w:r>
          <w:ins w:id="2" w:author="Usuario" w:date="2009-11-17T20:30:00Z">
            <w:r w:rsidR="00562882">
              <w:rPr>
                <w:noProof/>
              </w:rPr>
              <w:t>4</w:t>
            </w:r>
            <w:r w:rsidR="00562882">
              <w:rPr>
                <w:noProof/>
              </w:rPr>
              <w:fldChar w:fldCharType="end"/>
            </w:r>
          </w:ins>
        </w:p>
        <w:p w:rsidR="00562882" w:rsidRDefault="00562882">
          <w:pPr>
            <w:pStyle w:val="TDC2"/>
            <w:tabs>
              <w:tab w:val="left" w:pos="660"/>
              <w:tab w:val="right" w:leader="dot" w:pos="9395"/>
            </w:tabs>
            <w:rPr>
              <w:ins w:id="3" w:author="Usuario" w:date="2009-11-17T20:30:00Z"/>
              <w:rFonts w:asciiTheme="minorHAnsi" w:eastAsiaTheme="minorEastAsia" w:hAnsiTheme="minorHAnsi"/>
              <w:noProof/>
              <w:sz w:val="22"/>
              <w:lang w:eastAsia="es-CL"/>
            </w:rPr>
          </w:pPr>
          <w:ins w:id="4" w:author="Usuario" w:date="2009-11-17T20:30:00Z">
            <w:r>
              <w:rPr>
                <w:noProof/>
              </w:rPr>
              <w:t>1.</w:t>
            </w:r>
            <w:r>
              <w:rPr>
                <w:rFonts w:asciiTheme="minorHAnsi" w:eastAsiaTheme="minorEastAsia" w:hAnsiTheme="minorHAnsi"/>
                <w:noProof/>
                <w:sz w:val="22"/>
                <w:lang w:eastAsia="es-CL"/>
              </w:rPr>
              <w:tab/>
            </w:r>
            <w:r>
              <w:rPr>
                <w:noProof/>
              </w:rPr>
              <w:t>Antecedentes.</w:t>
            </w:r>
            <w:r>
              <w:rPr>
                <w:noProof/>
              </w:rPr>
              <w:tab/>
            </w:r>
            <w:r>
              <w:rPr>
                <w:noProof/>
              </w:rPr>
              <w:fldChar w:fldCharType="begin"/>
            </w:r>
            <w:r>
              <w:rPr>
                <w:noProof/>
              </w:rPr>
              <w:instrText xml:space="preserve"> PAGEREF _Toc246253184 \h </w:instrText>
            </w:r>
            <w:r>
              <w:rPr>
                <w:noProof/>
              </w:rPr>
            </w:r>
          </w:ins>
          <w:r>
            <w:rPr>
              <w:noProof/>
            </w:rPr>
            <w:fldChar w:fldCharType="separate"/>
          </w:r>
          <w:ins w:id="5" w:author="Usuario" w:date="2009-11-17T20:30:00Z">
            <w:r>
              <w:rPr>
                <w:noProof/>
              </w:rPr>
              <w:t>4</w:t>
            </w:r>
            <w:r>
              <w:rPr>
                <w:noProof/>
              </w:rPr>
              <w:fldChar w:fldCharType="end"/>
            </w:r>
          </w:ins>
        </w:p>
        <w:p w:rsidR="00562882" w:rsidRDefault="00562882">
          <w:pPr>
            <w:pStyle w:val="TDC2"/>
            <w:tabs>
              <w:tab w:val="left" w:pos="660"/>
              <w:tab w:val="right" w:leader="dot" w:pos="9395"/>
            </w:tabs>
            <w:rPr>
              <w:ins w:id="6" w:author="Usuario" w:date="2009-11-17T20:30:00Z"/>
              <w:rFonts w:asciiTheme="minorHAnsi" w:eastAsiaTheme="minorEastAsia" w:hAnsiTheme="minorHAnsi"/>
              <w:noProof/>
              <w:sz w:val="22"/>
              <w:lang w:eastAsia="es-CL"/>
            </w:rPr>
          </w:pPr>
          <w:ins w:id="7" w:author="Usuario" w:date="2009-11-17T20:30:00Z">
            <w:r>
              <w:rPr>
                <w:noProof/>
              </w:rPr>
              <w:t>2.</w:t>
            </w:r>
            <w:r>
              <w:rPr>
                <w:rFonts w:asciiTheme="minorHAnsi" w:eastAsiaTheme="minorEastAsia" w:hAnsiTheme="minorHAnsi"/>
                <w:noProof/>
                <w:sz w:val="22"/>
                <w:lang w:eastAsia="es-CL"/>
              </w:rPr>
              <w:tab/>
            </w:r>
            <w:r>
              <w:rPr>
                <w:noProof/>
              </w:rPr>
              <w:t>Descripción de la organización.</w:t>
            </w:r>
            <w:r>
              <w:rPr>
                <w:noProof/>
              </w:rPr>
              <w:tab/>
            </w:r>
            <w:r>
              <w:rPr>
                <w:noProof/>
              </w:rPr>
              <w:fldChar w:fldCharType="begin"/>
            </w:r>
            <w:r>
              <w:rPr>
                <w:noProof/>
              </w:rPr>
              <w:instrText xml:space="preserve"> PAGEREF _Toc246253185 \h </w:instrText>
            </w:r>
            <w:r>
              <w:rPr>
                <w:noProof/>
              </w:rPr>
            </w:r>
          </w:ins>
          <w:r>
            <w:rPr>
              <w:noProof/>
            </w:rPr>
            <w:fldChar w:fldCharType="separate"/>
          </w:r>
          <w:ins w:id="8" w:author="Usuario" w:date="2009-11-17T20:30:00Z">
            <w:r>
              <w:rPr>
                <w:noProof/>
              </w:rPr>
              <w:t>6</w:t>
            </w:r>
            <w:r>
              <w:rPr>
                <w:noProof/>
              </w:rPr>
              <w:fldChar w:fldCharType="end"/>
            </w:r>
          </w:ins>
        </w:p>
        <w:p w:rsidR="00562882" w:rsidRDefault="00562882">
          <w:pPr>
            <w:pStyle w:val="TDC2"/>
            <w:tabs>
              <w:tab w:val="left" w:pos="880"/>
              <w:tab w:val="right" w:leader="dot" w:pos="9395"/>
            </w:tabs>
            <w:rPr>
              <w:ins w:id="9" w:author="Usuario" w:date="2009-11-17T20:30:00Z"/>
              <w:rFonts w:asciiTheme="minorHAnsi" w:eastAsiaTheme="minorEastAsia" w:hAnsiTheme="minorHAnsi"/>
              <w:noProof/>
              <w:sz w:val="22"/>
              <w:lang w:eastAsia="es-CL"/>
            </w:rPr>
          </w:pPr>
          <w:ins w:id="10" w:author="Usuario" w:date="2009-11-17T20:30:00Z">
            <w:r>
              <w:rPr>
                <w:noProof/>
              </w:rPr>
              <w:t>2.1.</w:t>
            </w:r>
            <w:r>
              <w:rPr>
                <w:rFonts w:asciiTheme="minorHAnsi" w:eastAsiaTheme="minorEastAsia" w:hAnsiTheme="minorHAnsi"/>
                <w:noProof/>
                <w:sz w:val="22"/>
                <w:lang w:eastAsia="es-CL"/>
              </w:rPr>
              <w:tab/>
            </w:r>
            <w:r>
              <w:rPr>
                <w:noProof/>
              </w:rPr>
              <w:t>Funciones de la empresa.</w:t>
            </w:r>
            <w:r>
              <w:rPr>
                <w:noProof/>
              </w:rPr>
              <w:tab/>
            </w:r>
            <w:r>
              <w:rPr>
                <w:noProof/>
              </w:rPr>
              <w:fldChar w:fldCharType="begin"/>
            </w:r>
            <w:r>
              <w:rPr>
                <w:noProof/>
              </w:rPr>
              <w:instrText xml:space="preserve"> PAGEREF _Toc246253186 \h </w:instrText>
            </w:r>
            <w:r>
              <w:rPr>
                <w:noProof/>
              </w:rPr>
            </w:r>
          </w:ins>
          <w:r>
            <w:rPr>
              <w:noProof/>
            </w:rPr>
            <w:fldChar w:fldCharType="separate"/>
          </w:r>
          <w:ins w:id="11" w:author="Usuario" w:date="2009-11-17T20:30:00Z">
            <w:r>
              <w:rPr>
                <w:noProof/>
              </w:rPr>
              <w:t>6</w:t>
            </w:r>
            <w:r>
              <w:rPr>
                <w:noProof/>
              </w:rPr>
              <w:fldChar w:fldCharType="end"/>
            </w:r>
          </w:ins>
        </w:p>
        <w:p w:rsidR="00562882" w:rsidRDefault="00562882">
          <w:pPr>
            <w:pStyle w:val="TDC2"/>
            <w:tabs>
              <w:tab w:val="left" w:pos="880"/>
              <w:tab w:val="right" w:leader="dot" w:pos="9395"/>
            </w:tabs>
            <w:rPr>
              <w:ins w:id="12" w:author="Usuario" w:date="2009-11-17T20:30:00Z"/>
              <w:rFonts w:asciiTheme="minorHAnsi" w:eastAsiaTheme="minorEastAsia" w:hAnsiTheme="minorHAnsi"/>
              <w:noProof/>
              <w:sz w:val="22"/>
              <w:lang w:eastAsia="es-CL"/>
            </w:rPr>
          </w:pPr>
          <w:ins w:id="13" w:author="Usuario" w:date="2009-11-17T20:30:00Z">
            <w:r>
              <w:rPr>
                <w:noProof/>
              </w:rPr>
              <w:t>2.2.</w:t>
            </w:r>
            <w:r>
              <w:rPr>
                <w:rFonts w:asciiTheme="minorHAnsi" w:eastAsiaTheme="minorEastAsia" w:hAnsiTheme="minorHAnsi"/>
                <w:noProof/>
                <w:sz w:val="22"/>
                <w:lang w:eastAsia="es-CL"/>
              </w:rPr>
              <w:tab/>
            </w:r>
            <w:r>
              <w:rPr>
                <w:noProof/>
              </w:rPr>
              <w:t>Estructura Organizacional.</w:t>
            </w:r>
            <w:r>
              <w:rPr>
                <w:noProof/>
              </w:rPr>
              <w:tab/>
            </w:r>
            <w:r>
              <w:rPr>
                <w:noProof/>
              </w:rPr>
              <w:fldChar w:fldCharType="begin"/>
            </w:r>
            <w:r>
              <w:rPr>
                <w:noProof/>
              </w:rPr>
              <w:instrText xml:space="preserve"> PAGEREF _Toc246253187 \h </w:instrText>
            </w:r>
            <w:r>
              <w:rPr>
                <w:noProof/>
              </w:rPr>
            </w:r>
          </w:ins>
          <w:r>
            <w:rPr>
              <w:noProof/>
            </w:rPr>
            <w:fldChar w:fldCharType="separate"/>
          </w:r>
          <w:ins w:id="14" w:author="Usuario" w:date="2009-11-17T20:30:00Z">
            <w:r>
              <w:rPr>
                <w:noProof/>
              </w:rPr>
              <w:t>6</w:t>
            </w:r>
            <w:r>
              <w:rPr>
                <w:noProof/>
              </w:rPr>
              <w:fldChar w:fldCharType="end"/>
            </w:r>
          </w:ins>
        </w:p>
        <w:p w:rsidR="00562882" w:rsidRDefault="00562882">
          <w:pPr>
            <w:pStyle w:val="TDC2"/>
            <w:tabs>
              <w:tab w:val="left" w:pos="880"/>
              <w:tab w:val="right" w:leader="dot" w:pos="9395"/>
            </w:tabs>
            <w:rPr>
              <w:ins w:id="15" w:author="Usuario" w:date="2009-11-17T20:30:00Z"/>
              <w:rFonts w:asciiTheme="minorHAnsi" w:eastAsiaTheme="minorEastAsia" w:hAnsiTheme="minorHAnsi"/>
              <w:noProof/>
              <w:sz w:val="22"/>
              <w:lang w:eastAsia="es-CL"/>
            </w:rPr>
          </w:pPr>
          <w:ins w:id="16" w:author="Usuario" w:date="2009-11-17T20:30:00Z">
            <w:r>
              <w:rPr>
                <w:noProof/>
              </w:rPr>
              <w:t>2.3.</w:t>
            </w:r>
            <w:r>
              <w:rPr>
                <w:rFonts w:asciiTheme="minorHAnsi" w:eastAsiaTheme="minorEastAsia" w:hAnsiTheme="minorHAnsi"/>
                <w:noProof/>
                <w:sz w:val="22"/>
                <w:lang w:eastAsia="es-CL"/>
              </w:rPr>
              <w:tab/>
            </w:r>
            <w:r>
              <w:rPr>
                <w:noProof/>
              </w:rPr>
              <w:t>Metodología de trabajo.</w:t>
            </w:r>
            <w:r>
              <w:rPr>
                <w:noProof/>
              </w:rPr>
              <w:tab/>
            </w:r>
            <w:r>
              <w:rPr>
                <w:noProof/>
              </w:rPr>
              <w:fldChar w:fldCharType="begin"/>
            </w:r>
            <w:r>
              <w:rPr>
                <w:noProof/>
              </w:rPr>
              <w:instrText xml:space="preserve"> PAGEREF _Toc246253188 \h </w:instrText>
            </w:r>
            <w:r>
              <w:rPr>
                <w:noProof/>
              </w:rPr>
            </w:r>
          </w:ins>
          <w:r>
            <w:rPr>
              <w:noProof/>
            </w:rPr>
            <w:fldChar w:fldCharType="separate"/>
          </w:r>
          <w:ins w:id="17" w:author="Usuario" w:date="2009-11-17T20:30:00Z">
            <w:r>
              <w:rPr>
                <w:noProof/>
              </w:rPr>
              <w:t>7</w:t>
            </w:r>
            <w:r>
              <w:rPr>
                <w:noProof/>
              </w:rPr>
              <w:fldChar w:fldCharType="end"/>
            </w:r>
          </w:ins>
        </w:p>
        <w:p w:rsidR="00562882" w:rsidRDefault="00562882">
          <w:pPr>
            <w:pStyle w:val="TDC2"/>
            <w:tabs>
              <w:tab w:val="left" w:pos="660"/>
              <w:tab w:val="right" w:leader="dot" w:pos="9395"/>
            </w:tabs>
            <w:rPr>
              <w:ins w:id="18" w:author="Usuario" w:date="2009-11-17T20:30:00Z"/>
              <w:rFonts w:asciiTheme="minorHAnsi" w:eastAsiaTheme="minorEastAsia" w:hAnsiTheme="minorHAnsi"/>
              <w:noProof/>
              <w:sz w:val="22"/>
              <w:lang w:eastAsia="es-CL"/>
            </w:rPr>
          </w:pPr>
          <w:ins w:id="19" w:author="Usuario" w:date="2009-11-17T20:30:00Z">
            <w:r>
              <w:rPr>
                <w:noProof/>
              </w:rPr>
              <w:t>3.</w:t>
            </w:r>
            <w:r>
              <w:rPr>
                <w:rFonts w:asciiTheme="minorHAnsi" w:eastAsiaTheme="minorEastAsia" w:hAnsiTheme="minorHAnsi"/>
                <w:noProof/>
                <w:sz w:val="22"/>
                <w:lang w:eastAsia="es-CL"/>
              </w:rPr>
              <w:tab/>
            </w:r>
            <w:r>
              <w:rPr>
                <w:noProof/>
              </w:rPr>
              <w:t>Descripción del problema.</w:t>
            </w:r>
            <w:r>
              <w:rPr>
                <w:noProof/>
              </w:rPr>
              <w:tab/>
            </w:r>
            <w:r>
              <w:rPr>
                <w:noProof/>
              </w:rPr>
              <w:fldChar w:fldCharType="begin"/>
            </w:r>
            <w:r>
              <w:rPr>
                <w:noProof/>
              </w:rPr>
              <w:instrText xml:space="preserve"> PAGEREF _Toc246253189 \h </w:instrText>
            </w:r>
            <w:r>
              <w:rPr>
                <w:noProof/>
              </w:rPr>
            </w:r>
          </w:ins>
          <w:r>
            <w:rPr>
              <w:noProof/>
            </w:rPr>
            <w:fldChar w:fldCharType="separate"/>
          </w:r>
          <w:ins w:id="20" w:author="Usuario" w:date="2009-11-17T20:30:00Z">
            <w:r>
              <w:rPr>
                <w:noProof/>
              </w:rPr>
              <w:t>9</w:t>
            </w:r>
            <w:r>
              <w:rPr>
                <w:noProof/>
              </w:rPr>
              <w:fldChar w:fldCharType="end"/>
            </w:r>
          </w:ins>
        </w:p>
        <w:p w:rsidR="00562882" w:rsidRDefault="00562882">
          <w:pPr>
            <w:pStyle w:val="TDC2"/>
            <w:tabs>
              <w:tab w:val="left" w:pos="660"/>
              <w:tab w:val="right" w:leader="dot" w:pos="9395"/>
            </w:tabs>
            <w:rPr>
              <w:ins w:id="21" w:author="Usuario" w:date="2009-11-17T20:30:00Z"/>
              <w:rFonts w:asciiTheme="minorHAnsi" w:eastAsiaTheme="minorEastAsia" w:hAnsiTheme="minorHAnsi"/>
              <w:noProof/>
              <w:sz w:val="22"/>
              <w:lang w:eastAsia="es-CL"/>
            </w:rPr>
          </w:pPr>
          <w:ins w:id="22" w:author="Usuario" w:date="2009-11-17T20:30:00Z">
            <w:r>
              <w:rPr>
                <w:noProof/>
              </w:rPr>
              <w:t>4.</w:t>
            </w:r>
            <w:r>
              <w:rPr>
                <w:rFonts w:asciiTheme="minorHAnsi" w:eastAsiaTheme="minorEastAsia" w:hAnsiTheme="minorHAnsi"/>
                <w:noProof/>
                <w:sz w:val="22"/>
                <w:lang w:eastAsia="es-CL"/>
              </w:rPr>
              <w:tab/>
            </w:r>
            <w:r>
              <w:rPr>
                <w:noProof/>
              </w:rPr>
              <w:t>Formulación y delimitación del proyecto.</w:t>
            </w:r>
            <w:r>
              <w:rPr>
                <w:noProof/>
              </w:rPr>
              <w:tab/>
            </w:r>
            <w:r>
              <w:rPr>
                <w:noProof/>
              </w:rPr>
              <w:fldChar w:fldCharType="begin"/>
            </w:r>
            <w:r>
              <w:rPr>
                <w:noProof/>
              </w:rPr>
              <w:instrText xml:space="preserve"> PAGEREF _Toc246253190 \h </w:instrText>
            </w:r>
            <w:r>
              <w:rPr>
                <w:noProof/>
              </w:rPr>
            </w:r>
          </w:ins>
          <w:r>
            <w:rPr>
              <w:noProof/>
            </w:rPr>
            <w:fldChar w:fldCharType="separate"/>
          </w:r>
          <w:ins w:id="23" w:author="Usuario" w:date="2009-11-17T20:30:00Z">
            <w:r>
              <w:rPr>
                <w:noProof/>
              </w:rPr>
              <w:t>10</w:t>
            </w:r>
            <w:r>
              <w:rPr>
                <w:noProof/>
              </w:rPr>
              <w:fldChar w:fldCharType="end"/>
            </w:r>
          </w:ins>
        </w:p>
        <w:p w:rsidR="00562882" w:rsidRDefault="00562882">
          <w:pPr>
            <w:pStyle w:val="TDC1"/>
            <w:rPr>
              <w:ins w:id="24" w:author="Usuario" w:date="2009-11-17T20:30:00Z"/>
              <w:rFonts w:asciiTheme="minorHAnsi" w:eastAsiaTheme="minorEastAsia" w:hAnsiTheme="minorHAnsi"/>
              <w:noProof/>
              <w:sz w:val="22"/>
              <w:lang w:eastAsia="es-CL"/>
            </w:rPr>
          </w:pPr>
          <w:ins w:id="25" w:author="Usuario" w:date="2009-11-17T20:30:00Z">
            <w:r>
              <w:rPr>
                <w:noProof/>
              </w:rPr>
              <w:t>Capítulo II: Marco Teórico.</w:t>
            </w:r>
            <w:r>
              <w:rPr>
                <w:noProof/>
              </w:rPr>
              <w:tab/>
            </w:r>
            <w:r>
              <w:rPr>
                <w:noProof/>
              </w:rPr>
              <w:fldChar w:fldCharType="begin"/>
            </w:r>
            <w:r>
              <w:rPr>
                <w:noProof/>
              </w:rPr>
              <w:instrText xml:space="preserve"> PAGEREF _Toc246253191 \h </w:instrText>
            </w:r>
            <w:r>
              <w:rPr>
                <w:noProof/>
              </w:rPr>
            </w:r>
          </w:ins>
          <w:r>
            <w:rPr>
              <w:noProof/>
            </w:rPr>
            <w:fldChar w:fldCharType="separate"/>
          </w:r>
          <w:ins w:id="26" w:author="Usuario" w:date="2009-11-17T20:30:00Z">
            <w:r>
              <w:rPr>
                <w:noProof/>
              </w:rPr>
              <w:t>11</w:t>
            </w:r>
            <w:r>
              <w:rPr>
                <w:noProof/>
              </w:rPr>
              <w:fldChar w:fldCharType="end"/>
            </w:r>
          </w:ins>
        </w:p>
        <w:p w:rsidR="00562882" w:rsidRDefault="00562882">
          <w:pPr>
            <w:pStyle w:val="TDC2"/>
            <w:tabs>
              <w:tab w:val="left" w:pos="660"/>
              <w:tab w:val="right" w:leader="dot" w:pos="9395"/>
            </w:tabs>
            <w:rPr>
              <w:ins w:id="27" w:author="Usuario" w:date="2009-11-17T20:30:00Z"/>
              <w:rFonts w:asciiTheme="minorHAnsi" w:eastAsiaTheme="minorEastAsia" w:hAnsiTheme="minorHAnsi"/>
              <w:noProof/>
              <w:sz w:val="22"/>
              <w:lang w:eastAsia="es-CL"/>
            </w:rPr>
          </w:pPr>
          <w:ins w:id="28" w:author="Usuario" w:date="2009-11-17T20:30:00Z">
            <w:r>
              <w:rPr>
                <w:noProof/>
              </w:rPr>
              <w:t>5.</w:t>
            </w:r>
            <w:r>
              <w:rPr>
                <w:rFonts w:asciiTheme="minorHAnsi" w:eastAsiaTheme="minorEastAsia" w:hAnsiTheme="minorHAnsi"/>
                <w:noProof/>
                <w:sz w:val="22"/>
                <w:lang w:eastAsia="es-CL"/>
              </w:rPr>
              <w:tab/>
            </w:r>
            <w:r>
              <w:rPr>
                <w:noProof/>
              </w:rPr>
              <w:t>Conceptos básicos de un servicio técnico electrónico.</w:t>
            </w:r>
            <w:r>
              <w:rPr>
                <w:noProof/>
              </w:rPr>
              <w:tab/>
            </w:r>
            <w:r>
              <w:rPr>
                <w:noProof/>
              </w:rPr>
              <w:fldChar w:fldCharType="begin"/>
            </w:r>
            <w:r>
              <w:rPr>
                <w:noProof/>
              </w:rPr>
              <w:instrText xml:space="preserve"> PAGEREF _Toc246253192 \h </w:instrText>
            </w:r>
            <w:r>
              <w:rPr>
                <w:noProof/>
              </w:rPr>
            </w:r>
          </w:ins>
          <w:r>
            <w:rPr>
              <w:noProof/>
            </w:rPr>
            <w:fldChar w:fldCharType="separate"/>
          </w:r>
          <w:ins w:id="29" w:author="Usuario" w:date="2009-11-17T20:30:00Z">
            <w:r>
              <w:rPr>
                <w:noProof/>
              </w:rPr>
              <w:t>11</w:t>
            </w:r>
            <w:r>
              <w:rPr>
                <w:noProof/>
              </w:rPr>
              <w:fldChar w:fldCharType="end"/>
            </w:r>
          </w:ins>
        </w:p>
        <w:p w:rsidR="00562882" w:rsidRDefault="00562882">
          <w:pPr>
            <w:pStyle w:val="TDC2"/>
            <w:tabs>
              <w:tab w:val="left" w:pos="660"/>
              <w:tab w:val="right" w:leader="dot" w:pos="9395"/>
            </w:tabs>
            <w:rPr>
              <w:ins w:id="30" w:author="Usuario" w:date="2009-11-17T20:30:00Z"/>
              <w:rFonts w:asciiTheme="minorHAnsi" w:eastAsiaTheme="minorEastAsia" w:hAnsiTheme="minorHAnsi"/>
              <w:noProof/>
              <w:sz w:val="22"/>
              <w:lang w:eastAsia="es-CL"/>
            </w:rPr>
          </w:pPr>
          <w:ins w:id="31" w:author="Usuario" w:date="2009-11-17T20:30:00Z">
            <w:r>
              <w:rPr>
                <w:noProof/>
              </w:rPr>
              <w:t>6.</w:t>
            </w:r>
            <w:r>
              <w:rPr>
                <w:rFonts w:asciiTheme="minorHAnsi" w:eastAsiaTheme="minorEastAsia" w:hAnsiTheme="minorHAnsi"/>
                <w:noProof/>
                <w:sz w:val="22"/>
                <w:lang w:eastAsia="es-CL"/>
              </w:rPr>
              <w:tab/>
            </w:r>
            <w:r>
              <w:rPr>
                <w:noProof/>
              </w:rPr>
              <w:t>Metodología de desarrollo.</w:t>
            </w:r>
            <w:r>
              <w:rPr>
                <w:noProof/>
              </w:rPr>
              <w:tab/>
            </w:r>
            <w:r>
              <w:rPr>
                <w:noProof/>
              </w:rPr>
              <w:fldChar w:fldCharType="begin"/>
            </w:r>
            <w:r>
              <w:rPr>
                <w:noProof/>
              </w:rPr>
              <w:instrText xml:space="preserve"> PAGEREF _Toc246253193 \h </w:instrText>
            </w:r>
            <w:r>
              <w:rPr>
                <w:noProof/>
              </w:rPr>
            </w:r>
          </w:ins>
          <w:r>
            <w:rPr>
              <w:noProof/>
            </w:rPr>
            <w:fldChar w:fldCharType="separate"/>
          </w:r>
          <w:ins w:id="32" w:author="Usuario" w:date="2009-11-17T20:30:00Z">
            <w:r>
              <w:rPr>
                <w:noProof/>
              </w:rPr>
              <w:t>14</w:t>
            </w:r>
            <w:r>
              <w:rPr>
                <w:noProof/>
              </w:rPr>
              <w:fldChar w:fldCharType="end"/>
            </w:r>
          </w:ins>
        </w:p>
        <w:p w:rsidR="00562882" w:rsidRDefault="00562882">
          <w:pPr>
            <w:pStyle w:val="TDC2"/>
            <w:tabs>
              <w:tab w:val="left" w:pos="880"/>
              <w:tab w:val="right" w:leader="dot" w:pos="9395"/>
            </w:tabs>
            <w:rPr>
              <w:ins w:id="33" w:author="Usuario" w:date="2009-11-17T20:30:00Z"/>
              <w:rFonts w:asciiTheme="minorHAnsi" w:eastAsiaTheme="minorEastAsia" w:hAnsiTheme="minorHAnsi"/>
              <w:noProof/>
              <w:sz w:val="22"/>
              <w:lang w:eastAsia="es-CL"/>
            </w:rPr>
          </w:pPr>
          <w:ins w:id="34" w:author="Usuario" w:date="2009-11-17T20:30:00Z">
            <w:r>
              <w:rPr>
                <w:noProof/>
              </w:rPr>
              <w:t>6.1.</w:t>
            </w:r>
            <w:r>
              <w:rPr>
                <w:rFonts w:asciiTheme="minorHAnsi" w:eastAsiaTheme="minorEastAsia" w:hAnsiTheme="minorHAnsi"/>
                <w:noProof/>
                <w:sz w:val="22"/>
                <w:lang w:eastAsia="es-CL"/>
              </w:rPr>
              <w:tab/>
            </w:r>
            <w:r>
              <w:rPr>
                <w:noProof/>
              </w:rPr>
              <w:t>Modelo cascada</w:t>
            </w:r>
            <w:r>
              <w:rPr>
                <w:noProof/>
              </w:rPr>
              <w:tab/>
            </w:r>
            <w:r>
              <w:rPr>
                <w:noProof/>
              </w:rPr>
              <w:fldChar w:fldCharType="begin"/>
            </w:r>
            <w:r>
              <w:rPr>
                <w:noProof/>
              </w:rPr>
              <w:instrText xml:space="preserve"> PAGEREF _Toc246253194 \h </w:instrText>
            </w:r>
            <w:r>
              <w:rPr>
                <w:noProof/>
              </w:rPr>
            </w:r>
          </w:ins>
          <w:r>
            <w:rPr>
              <w:noProof/>
            </w:rPr>
            <w:fldChar w:fldCharType="separate"/>
          </w:r>
          <w:ins w:id="35" w:author="Usuario" w:date="2009-11-17T20:30:00Z">
            <w:r>
              <w:rPr>
                <w:noProof/>
              </w:rPr>
              <w:t>14</w:t>
            </w:r>
            <w:r>
              <w:rPr>
                <w:noProof/>
              </w:rPr>
              <w:fldChar w:fldCharType="end"/>
            </w:r>
          </w:ins>
        </w:p>
        <w:p w:rsidR="00562882" w:rsidRDefault="00562882">
          <w:pPr>
            <w:pStyle w:val="TDC2"/>
            <w:tabs>
              <w:tab w:val="left" w:pos="880"/>
              <w:tab w:val="right" w:leader="dot" w:pos="9395"/>
            </w:tabs>
            <w:rPr>
              <w:ins w:id="36" w:author="Usuario" w:date="2009-11-17T20:30:00Z"/>
              <w:rFonts w:asciiTheme="minorHAnsi" w:eastAsiaTheme="minorEastAsia" w:hAnsiTheme="minorHAnsi"/>
              <w:noProof/>
              <w:sz w:val="22"/>
              <w:lang w:eastAsia="es-CL"/>
            </w:rPr>
          </w:pPr>
          <w:ins w:id="37" w:author="Usuario" w:date="2009-11-17T20:30:00Z">
            <w:r>
              <w:rPr>
                <w:noProof/>
              </w:rPr>
              <w:t>6.2.</w:t>
            </w:r>
            <w:r>
              <w:rPr>
                <w:rFonts w:asciiTheme="minorHAnsi" w:eastAsiaTheme="minorEastAsia" w:hAnsiTheme="minorHAnsi"/>
                <w:noProof/>
                <w:sz w:val="22"/>
                <w:lang w:eastAsia="es-CL"/>
              </w:rPr>
              <w:tab/>
            </w:r>
            <w:r>
              <w:rPr>
                <w:noProof/>
              </w:rPr>
              <w:t>Tecnologías de desarrollo.</w:t>
            </w:r>
            <w:r>
              <w:rPr>
                <w:noProof/>
              </w:rPr>
              <w:tab/>
            </w:r>
            <w:r>
              <w:rPr>
                <w:noProof/>
              </w:rPr>
              <w:fldChar w:fldCharType="begin"/>
            </w:r>
            <w:r>
              <w:rPr>
                <w:noProof/>
              </w:rPr>
              <w:instrText xml:space="preserve"> PAGEREF _Toc246253195 \h </w:instrText>
            </w:r>
            <w:r>
              <w:rPr>
                <w:noProof/>
              </w:rPr>
            </w:r>
          </w:ins>
          <w:r>
            <w:rPr>
              <w:noProof/>
            </w:rPr>
            <w:fldChar w:fldCharType="separate"/>
          </w:r>
          <w:ins w:id="38" w:author="Usuario" w:date="2009-11-17T20:30:00Z">
            <w:r>
              <w:rPr>
                <w:noProof/>
              </w:rPr>
              <w:t>15</w:t>
            </w:r>
            <w:r>
              <w:rPr>
                <w:noProof/>
              </w:rPr>
              <w:fldChar w:fldCharType="end"/>
            </w:r>
          </w:ins>
        </w:p>
        <w:p w:rsidR="00562882" w:rsidRDefault="00562882">
          <w:pPr>
            <w:pStyle w:val="TDC1"/>
            <w:rPr>
              <w:ins w:id="39" w:author="Usuario" w:date="2009-11-17T20:30:00Z"/>
              <w:rFonts w:asciiTheme="minorHAnsi" w:eastAsiaTheme="minorEastAsia" w:hAnsiTheme="minorHAnsi"/>
              <w:noProof/>
              <w:sz w:val="22"/>
              <w:lang w:eastAsia="es-CL"/>
            </w:rPr>
          </w:pPr>
          <w:ins w:id="40" w:author="Usuario" w:date="2009-11-17T20:30:00Z">
            <w:r>
              <w:rPr>
                <w:noProof/>
              </w:rPr>
              <w:t>Capítulo III: Desarrollo del tema.</w:t>
            </w:r>
            <w:r>
              <w:rPr>
                <w:noProof/>
              </w:rPr>
              <w:tab/>
            </w:r>
            <w:r>
              <w:rPr>
                <w:noProof/>
              </w:rPr>
              <w:fldChar w:fldCharType="begin"/>
            </w:r>
            <w:r>
              <w:rPr>
                <w:noProof/>
              </w:rPr>
              <w:instrText xml:space="preserve"> PAGEREF _Toc246253196 \h </w:instrText>
            </w:r>
            <w:r>
              <w:rPr>
                <w:noProof/>
              </w:rPr>
            </w:r>
          </w:ins>
          <w:r>
            <w:rPr>
              <w:noProof/>
            </w:rPr>
            <w:fldChar w:fldCharType="separate"/>
          </w:r>
          <w:ins w:id="41" w:author="Usuario" w:date="2009-11-17T20:30:00Z">
            <w:r>
              <w:rPr>
                <w:noProof/>
              </w:rPr>
              <w:t>17</w:t>
            </w:r>
            <w:r>
              <w:rPr>
                <w:noProof/>
              </w:rPr>
              <w:fldChar w:fldCharType="end"/>
            </w:r>
          </w:ins>
        </w:p>
        <w:p w:rsidR="00562882" w:rsidRDefault="00562882">
          <w:pPr>
            <w:pStyle w:val="TDC2"/>
            <w:tabs>
              <w:tab w:val="left" w:pos="660"/>
              <w:tab w:val="right" w:leader="dot" w:pos="9395"/>
            </w:tabs>
            <w:rPr>
              <w:ins w:id="42" w:author="Usuario" w:date="2009-11-17T20:30:00Z"/>
              <w:rFonts w:asciiTheme="minorHAnsi" w:eastAsiaTheme="minorEastAsia" w:hAnsiTheme="minorHAnsi"/>
              <w:noProof/>
              <w:sz w:val="22"/>
              <w:lang w:eastAsia="es-CL"/>
            </w:rPr>
          </w:pPr>
          <w:ins w:id="43" w:author="Usuario" w:date="2009-11-17T20:30:00Z">
            <w:r>
              <w:rPr>
                <w:noProof/>
              </w:rPr>
              <w:t>7.</w:t>
            </w:r>
            <w:r>
              <w:rPr>
                <w:rFonts w:asciiTheme="minorHAnsi" w:eastAsiaTheme="minorEastAsia" w:hAnsiTheme="minorHAnsi"/>
                <w:noProof/>
                <w:sz w:val="22"/>
                <w:lang w:eastAsia="es-CL"/>
              </w:rPr>
              <w:tab/>
            </w:r>
            <w:r>
              <w:rPr>
                <w:noProof/>
              </w:rPr>
              <w:t>Objetivos.</w:t>
            </w:r>
            <w:r>
              <w:rPr>
                <w:noProof/>
              </w:rPr>
              <w:tab/>
            </w:r>
            <w:r>
              <w:rPr>
                <w:noProof/>
              </w:rPr>
              <w:fldChar w:fldCharType="begin"/>
            </w:r>
            <w:r>
              <w:rPr>
                <w:noProof/>
              </w:rPr>
              <w:instrText xml:space="preserve"> PAGEREF _Toc246253197 \h </w:instrText>
            </w:r>
            <w:r>
              <w:rPr>
                <w:noProof/>
              </w:rPr>
            </w:r>
          </w:ins>
          <w:r>
            <w:rPr>
              <w:noProof/>
            </w:rPr>
            <w:fldChar w:fldCharType="separate"/>
          </w:r>
          <w:ins w:id="44" w:author="Usuario" w:date="2009-11-17T20:30:00Z">
            <w:r>
              <w:rPr>
                <w:noProof/>
              </w:rPr>
              <w:t>17</w:t>
            </w:r>
            <w:r>
              <w:rPr>
                <w:noProof/>
              </w:rPr>
              <w:fldChar w:fldCharType="end"/>
            </w:r>
          </w:ins>
        </w:p>
        <w:p w:rsidR="00562882" w:rsidRDefault="00562882">
          <w:pPr>
            <w:pStyle w:val="TDC2"/>
            <w:tabs>
              <w:tab w:val="left" w:pos="880"/>
              <w:tab w:val="right" w:leader="dot" w:pos="9395"/>
            </w:tabs>
            <w:rPr>
              <w:ins w:id="45" w:author="Usuario" w:date="2009-11-17T20:30:00Z"/>
              <w:rFonts w:asciiTheme="minorHAnsi" w:eastAsiaTheme="minorEastAsia" w:hAnsiTheme="minorHAnsi"/>
              <w:noProof/>
              <w:sz w:val="22"/>
              <w:lang w:eastAsia="es-CL"/>
            </w:rPr>
          </w:pPr>
          <w:ins w:id="46" w:author="Usuario" w:date="2009-11-17T20:30:00Z">
            <w:r>
              <w:rPr>
                <w:noProof/>
              </w:rPr>
              <w:t>7.1.</w:t>
            </w:r>
            <w:r>
              <w:rPr>
                <w:rFonts w:asciiTheme="minorHAnsi" w:eastAsiaTheme="minorEastAsia" w:hAnsiTheme="minorHAnsi"/>
                <w:noProof/>
                <w:sz w:val="22"/>
                <w:lang w:eastAsia="es-CL"/>
              </w:rPr>
              <w:tab/>
            </w:r>
            <w:r>
              <w:rPr>
                <w:noProof/>
              </w:rPr>
              <w:t>Objetivos Generales.</w:t>
            </w:r>
            <w:r>
              <w:rPr>
                <w:noProof/>
              </w:rPr>
              <w:tab/>
            </w:r>
            <w:r>
              <w:rPr>
                <w:noProof/>
              </w:rPr>
              <w:fldChar w:fldCharType="begin"/>
            </w:r>
            <w:r>
              <w:rPr>
                <w:noProof/>
              </w:rPr>
              <w:instrText xml:space="preserve"> PAGEREF _Toc246253198 \h </w:instrText>
            </w:r>
            <w:r>
              <w:rPr>
                <w:noProof/>
              </w:rPr>
            </w:r>
          </w:ins>
          <w:r>
            <w:rPr>
              <w:noProof/>
            </w:rPr>
            <w:fldChar w:fldCharType="separate"/>
          </w:r>
          <w:ins w:id="47" w:author="Usuario" w:date="2009-11-17T20:30:00Z">
            <w:r>
              <w:rPr>
                <w:noProof/>
              </w:rPr>
              <w:t>17</w:t>
            </w:r>
            <w:r>
              <w:rPr>
                <w:noProof/>
              </w:rPr>
              <w:fldChar w:fldCharType="end"/>
            </w:r>
          </w:ins>
        </w:p>
        <w:p w:rsidR="00562882" w:rsidRDefault="00562882">
          <w:pPr>
            <w:pStyle w:val="TDC2"/>
            <w:tabs>
              <w:tab w:val="left" w:pos="880"/>
              <w:tab w:val="right" w:leader="dot" w:pos="9395"/>
            </w:tabs>
            <w:rPr>
              <w:ins w:id="48" w:author="Usuario" w:date="2009-11-17T20:30:00Z"/>
              <w:rFonts w:asciiTheme="minorHAnsi" w:eastAsiaTheme="minorEastAsia" w:hAnsiTheme="minorHAnsi"/>
              <w:noProof/>
              <w:sz w:val="22"/>
              <w:lang w:eastAsia="es-CL"/>
            </w:rPr>
          </w:pPr>
          <w:ins w:id="49" w:author="Usuario" w:date="2009-11-17T20:30:00Z">
            <w:r>
              <w:rPr>
                <w:noProof/>
              </w:rPr>
              <w:t>7.2.</w:t>
            </w:r>
            <w:r>
              <w:rPr>
                <w:rFonts w:asciiTheme="minorHAnsi" w:eastAsiaTheme="minorEastAsia" w:hAnsiTheme="minorHAnsi"/>
                <w:noProof/>
                <w:sz w:val="22"/>
                <w:lang w:eastAsia="es-CL"/>
              </w:rPr>
              <w:tab/>
            </w:r>
            <w:r>
              <w:rPr>
                <w:noProof/>
              </w:rPr>
              <w:t>Objetivos Específicos.</w:t>
            </w:r>
            <w:r>
              <w:rPr>
                <w:noProof/>
              </w:rPr>
              <w:tab/>
            </w:r>
            <w:r>
              <w:rPr>
                <w:noProof/>
              </w:rPr>
              <w:fldChar w:fldCharType="begin"/>
            </w:r>
            <w:r>
              <w:rPr>
                <w:noProof/>
              </w:rPr>
              <w:instrText xml:space="preserve"> PAGEREF _Toc246253199 \h </w:instrText>
            </w:r>
            <w:r>
              <w:rPr>
                <w:noProof/>
              </w:rPr>
            </w:r>
          </w:ins>
          <w:r>
            <w:rPr>
              <w:noProof/>
            </w:rPr>
            <w:fldChar w:fldCharType="separate"/>
          </w:r>
          <w:ins w:id="50" w:author="Usuario" w:date="2009-11-17T20:30:00Z">
            <w:r>
              <w:rPr>
                <w:noProof/>
              </w:rPr>
              <w:t>17</w:t>
            </w:r>
            <w:r>
              <w:rPr>
                <w:noProof/>
              </w:rPr>
              <w:fldChar w:fldCharType="end"/>
            </w:r>
          </w:ins>
        </w:p>
        <w:p w:rsidR="00562882" w:rsidRDefault="00562882">
          <w:pPr>
            <w:pStyle w:val="TDC2"/>
            <w:tabs>
              <w:tab w:val="left" w:pos="660"/>
              <w:tab w:val="right" w:leader="dot" w:pos="9395"/>
            </w:tabs>
            <w:rPr>
              <w:ins w:id="51" w:author="Usuario" w:date="2009-11-17T20:30:00Z"/>
              <w:rFonts w:asciiTheme="minorHAnsi" w:eastAsiaTheme="minorEastAsia" w:hAnsiTheme="minorHAnsi"/>
              <w:noProof/>
              <w:sz w:val="22"/>
              <w:lang w:eastAsia="es-CL"/>
            </w:rPr>
          </w:pPr>
          <w:ins w:id="52" w:author="Usuario" w:date="2009-11-17T20:30:00Z">
            <w:r>
              <w:rPr>
                <w:noProof/>
              </w:rPr>
              <w:t>8.</w:t>
            </w:r>
            <w:r>
              <w:rPr>
                <w:rFonts w:asciiTheme="minorHAnsi" w:eastAsiaTheme="minorEastAsia" w:hAnsiTheme="minorHAnsi"/>
                <w:noProof/>
                <w:sz w:val="22"/>
                <w:lang w:eastAsia="es-CL"/>
              </w:rPr>
              <w:tab/>
            </w:r>
            <w:r>
              <w:rPr>
                <w:noProof/>
              </w:rPr>
              <w:t>Propuesta Solución.</w:t>
            </w:r>
            <w:r>
              <w:rPr>
                <w:noProof/>
              </w:rPr>
              <w:tab/>
            </w:r>
            <w:r>
              <w:rPr>
                <w:noProof/>
              </w:rPr>
              <w:fldChar w:fldCharType="begin"/>
            </w:r>
            <w:r>
              <w:rPr>
                <w:noProof/>
              </w:rPr>
              <w:instrText xml:space="preserve"> PAGEREF _Toc246253200 \h </w:instrText>
            </w:r>
            <w:r>
              <w:rPr>
                <w:noProof/>
              </w:rPr>
            </w:r>
          </w:ins>
          <w:r>
            <w:rPr>
              <w:noProof/>
            </w:rPr>
            <w:fldChar w:fldCharType="separate"/>
          </w:r>
          <w:ins w:id="53" w:author="Usuario" w:date="2009-11-17T20:30:00Z">
            <w:r>
              <w:rPr>
                <w:noProof/>
              </w:rPr>
              <w:t>18</w:t>
            </w:r>
            <w:r>
              <w:rPr>
                <w:noProof/>
              </w:rPr>
              <w:fldChar w:fldCharType="end"/>
            </w:r>
          </w:ins>
        </w:p>
        <w:p w:rsidR="00562882" w:rsidRDefault="00562882">
          <w:pPr>
            <w:pStyle w:val="TDC2"/>
            <w:tabs>
              <w:tab w:val="left" w:pos="880"/>
              <w:tab w:val="right" w:leader="dot" w:pos="9395"/>
            </w:tabs>
            <w:rPr>
              <w:ins w:id="54" w:author="Usuario" w:date="2009-11-17T20:30:00Z"/>
              <w:rFonts w:asciiTheme="minorHAnsi" w:eastAsiaTheme="minorEastAsia" w:hAnsiTheme="minorHAnsi"/>
              <w:noProof/>
              <w:sz w:val="22"/>
              <w:lang w:eastAsia="es-CL"/>
            </w:rPr>
          </w:pPr>
          <w:ins w:id="55" w:author="Usuario" w:date="2009-11-17T20:30:00Z">
            <w:r>
              <w:rPr>
                <w:noProof/>
              </w:rPr>
              <w:t>8.1.</w:t>
            </w:r>
            <w:r>
              <w:rPr>
                <w:rFonts w:asciiTheme="minorHAnsi" w:eastAsiaTheme="minorEastAsia" w:hAnsiTheme="minorHAnsi"/>
                <w:noProof/>
                <w:sz w:val="22"/>
                <w:lang w:eastAsia="es-CL"/>
              </w:rPr>
              <w:tab/>
            </w:r>
            <w:r>
              <w:rPr>
                <w:noProof/>
              </w:rPr>
              <w:t>Alternativas.</w:t>
            </w:r>
            <w:r>
              <w:rPr>
                <w:noProof/>
              </w:rPr>
              <w:tab/>
            </w:r>
            <w:r>
              <w:rPr>
                <w:noProof/>
              </w:rPr>
              <w:fldChar w:fldCharType="begin"/>
            </w:r>
            <w:r>
              <w:rPr>
                <w:noProof/>
              </w:rPr>
              <w:instrText xml:space="preserve"> PAGEREF _Toc246253201 \h </w:instrText>
            </w:r>
            <w:r>
              <w:rPr>
                <w:noProof/>
              </w:rPr>
            </w:r>
          </w:ins>
          <w:r>
            <w:rPr>
              <w:noProof/>
            </w:rPr>
            <w:fldChar w:fldCharType="separate"/>
          </w:r>
          <w:ins w:id="56" w:author="Usuario" w:date="2009-11-17T20:30:00Z">
            <w:r>
              <w:rPr>
                <w:noProof/>
              </w:rPr>
              <w:t>18</w:t>
            </w:r>
            <w:r>
              <w:rPr>
                <w:noProof/>
              </w:rPr>
              <w:fldChar w:fldCharType="end"/>
            </w:r>
          </w:ins>
        </w:p>
        <w:p w:rsidR="00562882" w:rsidRDefault="00562882">
          <w:pPr>
            <w:pStyle w:val="TDC2"/>
            <w:tabs>
              <w:tab w:val="left" w:pos="1100"/>
              <w:tab w:val="right" w:leader="dot" w:pos="9395"/>
            </w:tabs>
            <w:rPr>
              <w:ins w:id="57" w:author="Usuario" w:date="2009-11-17T20:30:00Z"/>
              <w:rFonts w:asciiTheme="minorHAnsi" w:eastAsiaTheme="minorEastAsia" w:hAnsiTheme="minorHAnsi"/>
              <w:noProof/>
              <w:sz w:val="22"/>
              <w:lang w:eastAsia="es-CL"/>
            </w:rPr>
          </w:pPr>
          <w:ins w:id="58" w:author="Usuario" w:date="2009-11-17T20:30:00Z">
            <w:r>
              <w:rPr>
                <w:noProof/>
              </w:rPr>
              <w:t>8.1.1.</w:t>
            </w:r>
            <w:r>
              <w:rPr>
                <w:rFonts w:asciiTheme="minorHAnsi" w:eastAsiaTheme="minorEastAsia" w:hAnsiTheme="minorHAnsi"/>
                <w:noProof/>
                <w:sz w:val="22"/>
                <w:lang w:eastAsia="es-CL"/>
              </w:rPr>
              <w:tab/>
            </w:r>
            <w:r>
              <w:rPr>
                <w:noProof/>
              </w:rPr>
              <w:t>Sistemas ERP.</w:t>
            </w:r>
            <w:r>
              <w:rPr>
                <w:noProof/>
              </w:rPr>
              <w:tab/>
            </w:r>
            <w:r>
              <w:rPr>
                <w:noProof/>
              </w:rPr>
              <w:fldChar w:fldCharType="begin"/>
            </w:r>
            <w:r>
              <w:rPr>
                <w:noProof/>
              </w:rPr>
              <w:instrText xml:space="preserve"> PAGEREF _Toc246253202 \h </w:instrText>
            </w:r>
            <w:r>
              <w:rPr>
                <w:noProof/>
              </w:rPr>
            </w:r>
          </w:ins>
          <w:r>
            <w:rPr>
              <w:noProof/>
            </w:rPr>
            <w:fldChar w:fldCharType="separate"/>
          </w:r>
          <w:ins w:id="59" w:author="Usuario" w:date="2009-11-17T20:30:00Z">
            <w:r>
              <w:rPr>
                <w:noProof/>
              </w:rPr>
              <w:t>18</w:t>
            </w:r>
            <w:r>
              <w:rPr>
                <w:noProof/>
              </w:rPr>
              <w:fldChar w:fldCharType="end"/>
            </w:r>
          </w:ins>
        </w:p>
        <w:p w:rsidR="00562882" w:rsidRDefault="00562882">
          <w:pPr>
            <w:pStyle w:val="TDC2"/>
            <w:tabs>
              <w:tab w:val="left" w:pos="1100"/>
              <w:tab w:val="right" w:leader="dot" w:pos="9395"/>
            </w:tabs>
            <w:rPr>
              <w:ins w:id="60" w:author="Usuario" w:date="2009-11-17T20:30:00Z"/>
              <w:rFonts w:asciiTheme="minorHAnsi" w:eastAsiaTheme="minorEastAsia" w:hAnsiTheme="minorHAnsi"/>
              <w:noProof/>
              <w:sz w:val="22"/>
              <w:lang w:eastAsia="es-CL"/>
            </w:rPr>
          </w:pPr>
          <w:ins w:id="61" w:author="Usuario" w:date="2009-11-17T20:30:00Z">
            <w:r>
              <w:rPr>
                <w:noProof/>
              </w:rPr>
              <w:t>8.1.2.</w:t>
            </w:r>
            <w:r>
              <w:rPr>
                <w:rFonts w:asciiTheme="minorHAnsi" w:eastAsiaTheme="minorEastAsia" w:hAnsiTheme="minorHAnsi"/>
                <w:noProof/>
                <w:sz w:val="22"/>
                <w:lang w:eastAsia="es-CL"/>
              </w:rPr>
              <w:tab/>
            </w:r>
            <w:r>
              <w:rPr>
                <w:noProof/>
              </w:rPr>
              <w:t>Sistema desarrollado a la medida para cliente.</w:t>
            </w:r>
            <w:r>
              <w:rPr>
                <w:noProof/>
              </w:rPr>
              <w:tab/>
            </w:r>
            <w:r>
              <w:rPr>
                <w:noProof/>
              </w:rPr>
              <w:fldChar w:fldCharType="begin"/>
            </w:r>
            <w:r>
              <w:rPr>
                <w:noProof/>
              </w:rPr>
              <w:instrText xml:space="preserve"> PAGEREF _Toc246253203 \h </w:instrText>
            </w:r>
            <w:r>
              <w:rPr>
                <w:noProof/>
              </w:rPr>
            </w:r>
          </w:ins>
          <w:r>
            <w:rPr>
              <w:noProof/>
            </w:rPr>
            <w:fldChar w:fldCharType="separate"/>
          </w:r>
          <w:ins w:id="62" w:author="Usuario" w:date="2009-11-17T20:30:00Z">
            <w:r>
              <w:rPr>
                <w:noProof/>
              </w:rPr>
              <w:t>18</w:t>
            </w:r>
            <w:r>
              <w:rPr>
                <w:noProof/>
              </w:rPr>
              <w:fldChar w:fldCharType="end"/>
            </w:r>
          </w:ins>
        </w:p>
        <w:p w:rsidR="00562882" w:rsidRDefault="00562882">
          <w:pPr>
            <w:pStyle w:val="TDC2"/>
            <w:tabs>
              <w:tab w:val="left" w:pos="1100"/>
              <w:tab w:val="right" w:leader="dot" w:pos="9395"/>
            </w:tabs>
            <w:rPr>
              <w:ins w:id="63" w:author="Usuario" w:date="2009-11-17T20:30:00Z"/>
              <w:rFonts w:asciiTheme="minorHAnsi" w:eastAsiaTheme="minorEastAsia" w:hAnsiTheme="minorHAnsi"/>
              <w:noProof/>
              <w:sz w:val="22"/>
              <w:lang w:eastAsia="es-CL"/>
            </w:rPr>
          </w:pPr>
          <w:ins w:id="64" w:author="Usuario" w:date="2009-11-17T20:30:00Z">
            <w:r>
              <w:rPr>
                <w:noProof/>
              </w:rPr>
              <w:t>8.1.3.</w:t>
            </w:r>
            <w:r>
              <w:rPr>
                <w:rFonts w:asciiTheme="minorHAnsi" w:eastAsiaTheme="minorEastAsia" w:hAnsiTheme="minorHAnsi"/>
                <w:noProof/>
                <w:sz w:val="22"/>
                <w:lang w:eastAsia="es-CL"/>
              </w:rPr>
              <w:tab/>
            </w:r>
            <w:r>
              <w:rPr>
                <w:noProof/>
              </w:rPr>
              <w:t>Sistema desarrollado para rubro de empresa.</w:t>
            </w:r>
            <w:r>
              <w:rPr>
                <w:noProof/>
              </w:rPr>
              <w:tab/>
            </w:r>
            <w:r>
              <w:rPr>
                <w:noProof/>
              </w:rPr>
              <w:fldChar w:fldCharType="begin"/>
            </w:r>
            <w:r>
              <w:rPr>
                <w:noProof/>
              </w:rPr>
              <w:instrText xml:space="preserve"> PAGEREF _Toc246253204 \h </w:instrText>
            </w:r>
            <w:r>
              <w:rPr>
                <w:noProof/>
              </w:rPr>
            </w:r>
          </w:ins>
          <w:r>
            <w:rPr>
              <w:noProof/>
            </w:rPr>
            <w:fldChar w:fldCharType="separate"/>
          </w:r>
          <w:ins w:id="65" w:author="Usuario" w:date="2009-11-17T20:30:00Z">
            <w:r>
              <w:rPr>
                <w:noProof/>
              </w:rPr>
              <w:t>18</w:t>
            </w:r>
            <w:r>
              <w:rPr>
                <w:noProof/>
              </w:rPr>
              <w:fldChar w:fldCharType="end"/>
            </w:r>
          </w:ins>
        </w:p>
        <w:p w:rsidR="00562882" w:rsidRDefault="00562882">
          <w:pPr>
            <w:pStyle w:val="TDC2"/>
            <w:tabs>
              <w:tab w:val="left" w:pos="660"/>
              <w:tab w:val="right" w:leader="dot" w:pos="9395"/>
            </w:tabs>
            <w:rPr>
              <w:ins w:id="66" w:author="Usuario" w:date="2009-11-17T20:30:00Z"/>
              <w:rFonts w:asciiTheme="minorHAnsi" w:eastAsiaTheme="minorEastAsia" w:hAnsiTheme="minorHAnsi"/>
              <w:noProof/>
              <w:sz w:val="22"/>
              <w:lang w:eastAsia="es-CL"/>
            </w:rPr>
          </w:pPr>
          <w:ins w:id="67" w:author="Usuario" w:date="2009-11-17T20:30:00Z">
            <w:r>
              <w:rPr>
                <w:noProof/>
              </w:rPr>
              <w:t>9.</w:t>
            </w:r>
            <w:r>
              <w:rPr>
                <w:rFonts w:asciiTheme="minorHAnsi" w:eastAsiaTheme="minorEastAsia" w:hAnsiTheme="minorHAnsi"/>
                <w:noProof/>
                <w:sz w:val="22"/>
                <w:lang w:eastAsia="es-CL"/>
              </w:rPr>
              <w:tab/>
            </w:r>
            <w:r>
              <w:rPr>
                <w:noProof/>
              </w:rPr>
              <w:t>Evaluación.</w:t>
            </w:r>
            <w:r>
              <w:rPr>
                <w:noProof/>
              </w:rPr>
              <w:tab/>
            </w:r>
            <w:r>
              <w:rPr>
                <w:noProof/>
              </w:rPr>
              <w:fldChar w:fldCharType="begin"/>
            </w:r>
            <w:r>
              <w:rPr>
                <w:noProof/>
              </w:rPr>
              <w:instrText xml:space="preserve"> PAGEREF _Toc246253205 \h </w:instrText>
            </w:r>
            <w:r>
              <w:rPr>
                <w:noProof/>
              </w:rPr>
            </w:r>
          </w:ins>
          <w:r>
            <w:rPr>
              <w:noProof/>
            </w:rPr>
            <w:fldChar w:fldCharType="separate"/>
          </w:r>
          <w:ins w:id="68" w:author="Usuario" w:date="2009-11-17T20:30:00Z">
            <w:r>
              <w:rPr>
                <w:noProof/>
              </w:rPr>
              <w:t>19</w:t>
            </w:r>
            <w:r>
              <w:rPr>
                <w:noProof/>
              </w:rPr>
              <w:fldChar w:fldCharType="end"/>
            </w:r>
          </w:ins>
        </w:p>
        <w:p w:rsidR="00562882" w:rsidRDefault="00562882">
          <w:pPr>
            <w:pStyle w:val="TDC2"/>
            <w:tabs>
              <w:tab w:val="left" w:pos="880"/>
              <w:tab w:val="right" w:leader="dot" w:pos="9395"/>
            </w:tabs>
            <w:rPr>
              <w:ins w:id="69" w:author="Usuario" w:date="2009-11-17T20:30:00Z"/>
              <w:rFonts w:asciiTheme="minorHAnsi" w:eastAsiaTheme="minorEastAsia" w:hAnsiTheme="minorHAnsi"/>
              <w:noProof/>
              <w:sz w:val="22"/>
              <w:lang w:eastAsia="es-CL"/>
            </w:rPr>
          </w:pPr>
          <w:ins w:id="70" w:author="Usuario" w:date="2009-11-17T20:30:00Z">
            <w:r>
              <w:rPr>
                <w:noProof/>
              </w:rPr>
              <w:t>10.</w:t>
            </w:r>
            <w:r>
              <w:rPr>
                <w:rFonts w:asciiTheme="minorHAnsi" w:eastAsiaTheme="minorEastAsia" w:hAnsiTheme="minorHAnsi"/>
                <w:noProof/>
                <w:sz w:val="22"/>
                <w:lang w:eastAsia="es-CL"/>
              </w:rPr>
              <w:tab/>
            </w:r>
            <w:r>
              <w:rPr>
                <w:noProof/>
              </w:rPr>
              <w:t>Solución Propuesta.</w:t>
            </w:r>
            <w:r>
              <w:rPr>
                <w:noProof/>
              </w:rPr>
              <w:tab/>
            </w:r>
            <w:r>
              <w:rPr>
                <w:noProof/>
              </w:rPr>
              <w:fldChar w:fldCharType="begin"/>
            </w:r>
            <w:r>
              <w:rPr>
                <w:noProof/>
              </w:rPr>
              <w:instrText xml:space="preserve"> PAGEREF _Toc246253206 \h </w:instrText>
            </w:r>
            <w:r>
              <w:rPr>
                <w:noProof/>
              </w:rPr>
            </w:r>
          </w:ins>
          <w:r>
            <w:rPr>
              <w:noProof/>
            </w:rPr>
            <w:fldChar w:fldCharType="separate"/>
          </w:r>
          <w:ins w:id="71" w:author="Usuario" w:date="2009-11-17T20:30:00Z">
            <w:r>
              <w:rPr>
                <w:noProof/>
              </w:rPr>
              <w:t>19</w:t>
            </w:r>
            <w:r>
              <w:rPr>
                <w:noProof/>
              </w:rPr>
              <w:fldChar w:fldCharType="end"/>
            </w:r>
          </w:ins>
        </w:p>
        <w:p w:rsidR="00562882" w:rsidRDefault="00562882">
          <w:pPr>
            <w:pStyle w:val="TDC2"/>
            <w:tabs>
              <w:tab w:val="left" w:pos="1100"/>
              <w:tab w:val="right" w:leader="dot" w:pos="9395"/>
            </w:tabs>
            <w:rPr>
              <w:ins w:id="72" w:author="Usuario" w:date="2009-11-17T20:30:00Z"/>
              <w:rFonts w:asciiTheme="minorHAnsi" w:eastAsiaTheme="minorEastAsia" w:hAnsiTheme="minorHAnsi"/>
              <w:noProof/>
              <w:sz w:val="22"/>
              <w:lang w:eastAsia="es-CL"/>
            </w:rPr>
          </w:pPr>
          <w:ins w:id="73" w:author="Usuario" w:date="2009-11-17T20:30:00Z">
            <w:r>
              <w:rPr>
                <w:noProof/>
              </w:rPr>
              <w:t>10.1.</w:t>
            </w:r>
            <w:r>
              <w:rPr>
                <w:rFonts w:asciiTheme="minorHAnsi" w:eastAsiaTheme="minorEastAsia" w:hAnsiTheme="minorHAnsi"/>
                <w:noProof/>
                <w:sz w:val="22"/>
                <w:lang w:eastAsia="es-CL"/>
              </w:rPr>
              <w:tab/>
            </w:r>
            <w:r>
              <w:rPr>
                <w:noProof/>
              </w:rPr>
              <w:t>Factibilidad técnica.</w:t>
            </w:r>
            <w:r>
              <w:rPr>
                <w:noProof/>
              </w:rPr>
              <w:tab/>
            </w:r>
            <w:r>
              <w:rPr>
                <w:noProof/>
              </w:rPr>
              <w:fldChar w:fldCharType="begin"/>
            </w:r>
            <w:r>
              <w:rPr>
                <w:noProof/>
              </w:rPr>
              <w:instrText xml:space="preserve"> PAGEREF _Toc246253207 \h </w:instrText>
            </w:r>
            <w:r>
              <w:rPr>
                <w:noProof/>
              </w:rPr>
            </w:r>
          </w:ins>
          <w:r>
            <w:rPr>
              <w:noProof/>
            </w:rPr>
            <w:fldChar w:fldCharType="separate"/>
          </w:r>
          <w:ins w:id="74" w:author="Usuario" w:date="2009-11-17T20:30:00Z">
            <w:r>
              <w:rPr>
                <w:noProof/>
              </w:rPr>
              <w:t>20</w:t>
            </w:r>
            <w:r>
              <w:rPr>
                <w:noProof/>
              </w:rPr>
              <w:fldChar w:fldCharType="end"/>
            </w:r>
          </w:ins>
        </w:p>
        <w:p w:rsidR="00562882" w:rsidRDefault="00562882">
          <w:pPr>
            <w:pStyle w:val="TDC2"/>
            <w:tabs>
              <w:tab w:val="left" w:pos="1100"/>
              <w:tab w:val="right" w:leader="dot" w:pos="9395"/>
            </w:tabs>
            <w:rPr>
              <w:ins w:id="75" w:author="Usuario" w:date="2009-11-17T20:30:00Z"/>
              <w:rFonts w:asciiTheme="minorHAnsi" w:eastAsiaTheme="minorEastAsia" w:hAnsiTheme="minorHAnsi"/>
              <w:noProof/>
              <w:sz w:val="22"/>
              <w:lang w:eastAsia="es-CL"/>
            </w:rPr>
          </w:pPr>
          <w:ins w:id="76" w:author="Usuario" w:date="2009-11-17T20:30:00Z">
            <w:r>
              <w:rPr>
                <w:noProof/>
              </w:rPr>
              <w:t>10.2.</w:t>
            </w:r>
            <w:r>
              <w:rPr>
                <w:rFonts w:asciiTheme="minorHAnsi" w:eastAsiaTheme="minorEastAsia" w:hAnsiTheme="minorHAnsi"/>
                <w:noProof/>
                <w:sz w:val="22"/>
                <w:lang w:eastAsia="es-CL"/>
              </w:rPr>
              <w:tab/>
            </w:r>
            <w:r>
              <w:rPr>
                <w:noProof/>
              </w:rPr>
              <w:t>Factibilidad económica.</w:t>
            </w:r>
            <w:r>
              <w:rPr>
                <w:noProof/>
              </w:rPr>
              <w:tab/>
            </w:r>
            <w:r>
              <w:rPr>
                <w:noProof/>
              </w:rPr>
              <w:fldChar w:fldCharType="begin"/>
            </w:r>
            <w:r>
              <w:rPr>
                <w:noProof/>
              </w:rPr>
              <w:instrText xml:space="preserve"> PAGEREF _Toc246253208 \h </w:instrText>
            </w:r>
            <w:r>
              <w:rPr>
                <w:noProof/>
              </w:rPr>
            </w:r>
          </w:ins>
          <w:r>
            <w:rPr>
              <w:noProof/>
            </w:rPr>
            <w:fldChar w:fldCharType="separate"/>
          </w:r>
          <w:ins w:id="77" w:author="Usuario" w:date="2009-11-17T20:30:00Z">
            <w:r>
              <w:rPr>
                <w:noProof/>
              </w:rPr>
              <w:t>21</w:t>
            </w:r>
            <w:r>
              <w:rPr>
                <w:noProof/>
              </w:rPr>
              <w:fldChar w:fldCharType="end"/>
            </w:r>
          </w:ins>
        </w:p>
        <w:p w:rsidR="00562882" w:rsidRDefault="00562882">
          <w:pPr>
            <w:pStyle w:val="TDC2"/>
            <w:tabs>
              <w:tab w:val="left" w:pos="1100"/>
              <w:tab w:val="right" w:leader="dot" w:pos="9395"/>
            </w:tabs>
            <w:rPr>
              <w:ins w:id="78" w:author="Usuario" w:date="2009-11-17T20:30:00Z"/>
              <w:rFonts w:asciiTheme="minorHAnsi" w:eastAsiaTheme="minorEastAsia" w:hAnsiTheme="minorHAnsi"/>
              <w:noProof/>
              <w:sz w:val="22"/>
              <w:lang w:eastAsia="es-CL"/>
            </w:rPr>
          </w:pPr>
          <w:ins w:id="79" w:author="Usuario" w:date="2009-11-17T20:30:00Z">
            <w:r>
              <w:rPr>
                <w:noProof/>
              </w:rPr>
              <w:t>10.3.</w:t>
            </w:r>
            <w:r>
              <w:rPr>
                <w:rFonts w:asciiTheme="minorHAnsi" w:eastAsiaTheme="minorEastAsia" w:hAnsiTheme="minorHAnsi"/>
                <w:noProof/>
                <w:sz w:val="22"/>
                <w:lang w:eastAsia="es-CL"/>
              </w:rPr>
              <w:tab/>
            </w:r>
            <w:r>
              <w:rPr>
                <w:noProof/>
              </w:rPr>
              <w:t>Factibilidad operacional.</w:t>
            </w:r>
            <w:r>
              <w:rPr>
                <w:noProof/>
              </w:rPr>
              <w:tab/>
            </w:r>
            <w:r>
              <w:rPr>
                <w:noProof/>
              </w:rPr>
              <w:fldChar w:fldCharType="begin"/>
            </w:r>
            <w:r>
              <w:rPr>
                <w:noProof/>
              </w:rPr>
              <w:instrText xml:space="preserve"> PAGEREF _Toc246253209 \h </w:instrText>
            </w:r>
            <w:r>
              <w:rPr>
                <w:noProof/>
              </w:rPr>
            </w:r>
          </w:ins>
          <w:r>
            <w:rPr>
              <w:noProof/>
            </w:rPr>
            <w:fldChar w:fldCharType="separate"/>
          </w:r>
          <w:ins w:id="80" w:author="Usuario" w:date="2009-11-17T20:30:00Z">
            <w:r>
              <w:rPr>
                <w:noProof/>
              </w:rPr>
              <w:t>23</w:t>
            </w:r>
            <w:r>
              <w:rPr>
                <w:noProof/>
              </w:rPr>
              <w:fldChar w:fldCharType="end"/>
            </w:r>
          </w:ins>
        </w:p>
        <w:p w:rsidR="00562882" w:rsidRDefault="00562882">
          <w:pPr>
            <w:pStyle w:val="TDC2"/>
            <w:tabs>
              <w:tab w:val="left" w:pos="880"/>
              <w:tab w:val="right" w:leader="dot" w:pos="9395"/>
            </w:tabs>
            <w:rPr>
              <w:ins w:id="81" w:author="Usuario" w:date="2009-11-17T20:30:00Z"/>
              <w:rFonts w:asciiTheme="minorHAnsi" w:eastAsiaTheme="minorEastAsia" w:hAnsiTheme="minorHAnsi"/>
              <w:noProof/>
              <w:sz w:val="22"/>
              <w:lang w:eastAsia="es-CL"/>
            </w:rPr>
          </w:pPr>
          <w:ins w:id="82" w:author="Usuario" w:date="2009-11-17T20:30:00Z">
            <w:r>
              <w:rPr>
                <w:noProof/>
              </w:rPr>
              <w:lastRenderedPageBreak/>
              <w:t>11.</w:t>
            </w:r>
            <w:r>
              <w:rPr>
                <w:rFonts w:asciiTheme="minorHAnsi" w:eastAsiaTheme="minorEastAsia" w:hAnsiTheme="minorHAnsi"/>
                <w:noProof/>
                <w:sz w:val="22"/>
                <w:lang w:eastAsia="es-CL"/>
              </w:rPr>
              <w:tab/>
            </w:r>
            <w:r>
              <w:rPr>
                <w:noProof/>
              </w:rPr>
              <w:t>Requerimientos.</w:t>
            </w:r>
            <w:r>
              <w:rPr>
                <w:noProof/>
              </w:rPr>
              <w:tab/>
            </w:r>
            <w:r>
              <w:rPr>
                <w:noProof/>
              </w:rPr>
              <w:fldChar w:fldCharType="begin"/>
            </w:r>
            <w:r>
              <w:rPr>
                <w:noProof/>
              </w:rPr>
              <w:instrText xml:space="preserve"> PAGEREF _Toc246253210 \h </w:instrText>
            </w:r>
            <w:r>
              <w:rPr>
                <w:noProof/>
              </w:rPr>
            </w:r>
          </w:ins>
          <w:r>
            <w:rPr>
              <w:noProof/>
            </w:rPr>
            <w:fldChar w:fldCharType="separate"/>
          </w:r>
          <w:ins w:id="83" w:author="Usuario" w:date="2009-11-17T20:30:00Z">
            <w:r>
              <w:rPr>
                <w:noProof/>
              </w:rPr>
              <w:t>24</w:t>
            </w:r>
            <w:r>
              <w:rPr>
                <w:noProof/>
              </w:rPr>
              <w:fldChar w:fldCharType="end"/>
            </w:r>
          </w:ins>
        </w:p>
        <w:p w:rsidR="00562882" w:rsidRDefault="00562882">
          <w:pPr>
            <w:pStyle w:val="TDC2"/>
            <w:tabs>
              <w:tab w:val="left" w:pos="1100"/>
              <w:tab w:val="right" w:leader="dot" w:pos="9395"/>
            </w:tabs>
            <w:rPr>
              <w:ins w:id="84" w:author="Usuario" w:date="2009-11-17T20:30:00Z"/>
              <w:rFonts w:asciiTheme="minorHAnsi" w:eastAsiaTheme="minorEastAsia" w:hAnsiTheme="minorHAnsi"/>
              <w:noProof/>
              <w:sz w:val="22"/>
              <w:lang w:eastAsia="es-CL"/>
            </w:rPr>
          </w:pPr>
          <w:ins w:id="85" w:author="Usuario" w:date="2009-11-17T20:30:00Z">
            <w:r>
              <w:rPr>
                <w:noProof/>
              </w:rPr>
              <w:t>11.1.</w:t>
            </w:r>
            <w:r>
              <w:rPr>
                <w:rFonts w:asciiTheme="minorHAnsi" w:eastAsiaTheme="minorEastAsia" w:hAnsiTheme="minorHAnsi"/>
                <w:noProof/>
                <w:sz w:val="22"/>
                <w:lang w:eastAsia="es-CL"/>
              </w:rPr>
              <w:tab/>
            </w:r>
            <w:r>
              <w:rPr>
                <w:noProof/>
              </w:rPr>
              <w:t>Requerimientos no funcionales.</w:t>
            </w:r>
            <w:r>
              <w:rPr>
                <w:noProof/>
              </w:rPr>
              <w:tab/>
            </w:r>
            <w:r>
              <w:rPr>
                <w:noProof/>
              </w:rPr>
              <w:fldChar w:fldCharType="begin"/>
            </w:r>
            <w:r>
              <w:rPr>
                <w:noProof/>
              </w:rPr>
              <w:instrText xml:space="preserve"> PAGEREF _Toc246253211 \h </w:instrText>
            </w:r>
            <w:r>
              <w:rPr>
                <w:noProof/>
              </w:rPr>
            </w:r>
          </w:ins>
          <w:r>
            <w:rPr>
              <w:noProof/>
            </w:rPr>
            <w:fldChar w:fldCharType="separate"/>
          </w:r>
          <w:ins w:id="86" w:author="Usuario" w:date="2009-11-17T20:30:00Z">
            <w:r>
              <w:rPr>
                <w:noProof/>
              </w:rPr>
              <w:t>24</w:t>
            </w:r>
            <w:r>
              <w:rPr>
                <w:noProof/>
              </w:rPr>
              <w:fldChar w:fldCharType="end"/>
            </w:r>
          </w:ins>
        </w:p>
        <w:p w:rsidR="00562882" w:rsidRDefault="00562882">
          <w:pPr>
            <w:pStyle w:val="TDC2"/>
            <w:tabs>
              <w:tab w:val="left" w:pos="1100"/>
              <w:tab w:val="right" w:leader="dot" w:pos="9395"/>
            </w:tabs>
            <w:rPr>
              <w:ins w:id="87" w:author="Usuario" w:date="2009-11-17T20:30:00Z"/>
              <w:rFonts w:asciiTheme="minorHAnsi" w:eastAsiaTheme="minorEastAsia" w:hAnsiTheme="minorHAnsi"/>
              <w:noProof/>
              <w:sz w:val="22"/>
              <w:lang w:eastAsia="es-CL"/>
            </w:rPr>
          </w:pPr>
          <w:ins w:id="88" w:author="Usuario" w:date="2009-11-17T20:30:00Z">
            <w:r>
              <w:rPr>
                <w:noProof/>
              </w:rPr>
              <w:t>11.2.</w:t>
            </w:r>
            <w:r>
              <w:rPr>
                <w:rFonts w:asciiTheme="minorHAnsi" w:eastAsiaTheme="minorEastAsia" w:hAnsiTheme="minorHAnsi"/>
                <w:noProof/>
                <w:sz w:val="22"/>
                <w:lang w:eastAsia="es-CL"/>
              </w:rPr>
              <w:tab/>
            </w:r>
            <w:r>
              <w:rPr>
                <w:noProof/>
              </w:rPr>
              <w:t>Requerimientos funcionales.</w:t>
            </w:r>
            <w:r>
              <w:rPr>
                <w:noProof/>
              </w:rPr>
              <w:tab/>
            </w:r>
            <w:r>
              <w:rPr>
                <w:noProof/>
              </w:rPr>
              <w:fldChar w:fldCharType="begin"/>
            </w:r>
            <w:r>
              <w:rPr>
                <w:noProof/>
              </w:rPr>
              <w:instrText xml:space="preserve"> PAGEREF _Toc246253212 \h </w:instrText>
            </w:r>
            <w:r>
              <w:rPr>
                <w:noProof/>
              </w:rPr>
            </w:r>
          </w:ins>
          <w:r>
            <w:rPr>
              <w:noProof/>
            </w:rPr>
            <w:fldChar w:fldCharType="separate"/>
          </w:r>
          <w:ins w:id="89" w:author="Usuario" w:date="2009-11-17T20:30:00Z">
            <w:r>
              <w:rPr>
                <w:noProof/>
              </w:rPr>
              <w:t>25</w:t>
            </w:r>
            <w:r>
              <w:rPr>
                <w:noProof/>
              </w:rPr>
              <w:fldChar w:fldCharType="end"/>
            </w:r>
          </w:ins>
        </w:p>
        <w:p w:rsidR="00562882" w:rsidRDefault="00562882">
          <w:pPr>
            <w:pStyle w:val="TDC2"/>
            <w:tabs>
              <w:tab w:val="left" w:pos="1320"/>
              <w:tab w:val="right" w:leader="dot" w:pos="9395"/>
            </w:tabs>
            <w:rPr>
              <w:ins w:id="90" w:author="Usuario" w:date="2009-11-17T20:30:00Z"/>
              <w:rFonts w:asciiTheme="minorHAnsi" w:eastAsiaTheme="minorEastAsia" w:hAnsiTheme="minorHAnsi"/>
              <w:noProof/>
              <w:sz w:val="22"/>
              <w:lang w:eastAsia="es-CL"/>
            </w:rPr>
          </w:pPr>
          <w:ins w:id="91" w:author="Usuario" w:date="2009-11-17T20:30:00Z">
            <w:r>
              <w:rPr>
                <w:noProof/>
              </w:rPr>
              <w:t>11.2.1.</w:t>
            </w:r>
            <w:r>
              <w:rPr>
                <w:rFonts w:asciiTheme="minorHAnsi" w:eastAsiaTheme="minorEastAsia" w:hAnsiTheme="minorHAnsi"/>
                <w:noProof/>
                <w:sz w:val="22"/>
                <w:lang w:eastAsia="es-CL"/>
              </w:rPr>
              <w:tab/>
            </w:r>
            <w:r>
              <w:rPr>
                <w:noProof/>
              </w:rPr>
              <w:t>Perfiles.</w:t>
            </w:r>
            <w:r>
              <w:rPr>
                <w:noProof/>
              </w:rPr>
              <w:tab/>
            </w:r>
            <w:r>
              <w:rPr>
                <w:noProof/>
              </w:rPr>
              <w:fldChar w:fldCharType="begin"/>
            </w:r>
            <w:r>
              <w:rPr>
                <w:noProof/>
              </w:rPr>
              <w:instrText xml:space="preserve"> PAGEREF _Toc246253213 \h </w:instrText>
            </w:r>
            <w:r>
              <w:rPr>
                <w:noProof/>
              </w:rPr>
            </w:r>
          </w:ins>
          <w:r>
            <w:rPr>
              <w:noProof/>
            </w:rPr>
            <w:fldChar w:fldCharType="separate"/>
          </w:r>
          <w:ins w:id="92" w:author="Usuario" w:date="2009-11-17T20:30:00Z">
            <w:r>
              <w:rPr>
                <w:noProof/>
              </w:rPr>
              <w:t>25</w:t>
            </w:r>
            <w:r>
              <w:rPr>
                <w:noProof/>
              </w:rPr>
              <w:fldChar w:fldCharType="end"/>
            </w:r>
          </w:ins>
        </w:p>
        <w:p w:rsidR="00562882" w:rsidRDefault="00562882">
          <w:pPr>
            <w:pStyle w:val="TDC2"/>
            <w:tabs>
              <w:tab w:val="left" w:pos="1540"/>
              <w:tab w:val="right" w:leader="dot" w:pos="9395"/>
            </w:tabs>
            <w:rPr>
              <w:ins w:id="93" w:author="Usuario" w:date="2009-11-17T20:30:00Z"/>
              <w:rFonts w:asciiTheme="minorHAnsi" w:eastAsiaTheme="minorEastAsia" w:hAnsiTheme="minorHAnsi"/>
              <w:noProof/>
              <w:sz w:val="22"/>
              <w:lang w:eastAsia="es-CL"/>
            </w:rPr>
          </w:pPr>
          <w:ins w:id="94" w:author="Usuario" w:date="2009-11-17T20:30:00Z">
            <w:r>
              <w:rPr>
                <w:noProof/>
              </w:rPr>
              <w:t>11.2.1.1.</w:t>
            </w:r>
            <w:r>
              <w:rPr>
                <w:rFonts w:asciiTheme="minorHAnsi" w:eastAsiaTheme="minorEastAsia" w:hAnsiTheme="minorHAnsi"/>
                <w:noProof/>
                <w:sz w:val="22"/>
                <w:lang w:eastAsia="es-CL"/>
              </w:rPr>
              <w:tab/>
            </w:r>
            <w:r>
              <w:rPr>
                <w:noProof/>
              </w:rPr>
              <w:t>Administrador de sistemas.</w:t>
            </w:r>
            <w:r>
              <w:rPr>
                <w:noProof/>
              </w:rPr>
              <w:tab/>
            </w:r>
            <w:r>
              <w:rPr>
                <w:noProof/>
              </w:rPr>
              <w:fldChar w:fldCharType="begin"/>
            </w:r>
            <w:r>
              <w:rPr>
                <w:noProof/>
              </w:rPr>
              <w:instrText xml:space="preserve"> PAGEREF _Toc246253214 \h </w:instrText>
            </w:r>
            <w:r>
              <w:rPr>
                <w:noProof/>
              </w:rPr>
            </w:r>
          </w:ins>
          <w:r>
            <w:rPr>
              <w:noProof/>
            </w:rPr>
            <w:fldChar w:fldCharType="separate"/>
          </w:r>
          <w:ins w:id="95" w:author="Usuario" w:date="2009-11-17T20:30:00Z">
            <w:r>
              <w:rPr>
                <w:noProof/>
              </w:rPr>
              <w:t>25</w:t>
            </w:r>
            <w:r>
              <w:rPr>
                <w:noProof/>
              </w:rPr>
              <w:fldChar w:fldCharType="end"/>
            </w:r>
          </w:ins>
        </w:p>
        <w:p w:rsidR="00562882" w:rsidRDefault="00562882">
          <w:pPr>
            <w:pStyle w:val="TDC2"/>
            <w:tabs>
              <w:tab w:val="left" w:pos="1540"/>
              <w:tab w:val="right" w:leader="dot" w:pos="9395"/>
            </w:tabs>
            <w:rPr>
              <w:ins w:id="96" w:author="Usuario" w:date="2009-11-17T20:30:00Z"/>
              <w:rFonts w:asciiTheme="minorHAnsi" w:eastAsiaTheme="minorEastAsia" w:hAnsiTheme="minorHAnsi"/>
              <w:noProof/>
              <w:sz w:val="22"/>
              <w:lang w:eastAsia="es-CL"/>
            </w:rPr>
          </w:pPr>
          <w:ins w:id="97" w:author="Usuario" w:date="2009-11-17T20:30:00Z">
            <w:r>
              <w:rPr>
                <w:noProof/>
              </w:rPr>
              <w:t>11.2.1.2.</w:t>
            </w:r>
            <w:r>
              <w:rPr>
                <w:rFonts w:asciiTheme="minorHAnsi" w:eastAsiaTheme="minorEastAsia" w:hAnsiTheme="minorHAnsi"/>
                <w:noProof/>
                <w:sz w:val="22"/>
                <w:lang w:eastAsia="es-CL"/>
              </w:rPr>
              <w:tab/>
            </w:r>
            <w:r>
              <w:rPr>
                <w:noProof/>
              </w:rPr>
              <w:t>Recepcionista.</w:t>
            </w:r>
            <w:r>
              <w:rPr>
                <w:noProof/>
              </w:rPr>
              <w:tab/>
            </w:r>
            <w:r>
              <w:rPr>
                <w:noProof/>
              </w:rPr>
              <w:fldChar w:fldCharType="begin"/>
            </w:r>
            <w:r>
              <w:rPr>
                <w:noProof/>
              </w:rPr>
              <w:instrText xml:space="preserve"> PAGEREF _Toc246253215 \h </w:instrText>
            </w:r>
            <w:r>
              <w:rPr>
                <w:noProof/>
              </w:rPr>
            </w:r>
          </w:ins>
          <w:r>
            <w:rPr>
              <w:noProof/>
            </w:rPr>
            <w:fldChar w:fldCharType="separate"/>
          </w:r>
          <w:ins w:id="98" w:author="Usuario" w:date="2009-11-17T20:30:00Z">
            <w:r>
              <w:rPr>
                <w:noProof/>
              </w:rPr>
              <w:t>26</w:t>
            </w:r>
            <w:r>
              <w:rPr>
                <w:noProof/>
              </w:rPr>
              <w:fldChar w:fldCharType="end"/>
            </w:r>
          </w:ins>
        </w:p>
        <w:p w:rsidR="00562882" w:rsidRDefault="00562882">
          <w:pPr>
            <w:pStyle w:val="TDC2"/>
            <w:tabs>
              <w:tab w:val="left" w:pos="1540"/>
              <w:tab w:val="right" w:leader="dot" w:pos="9395"/>
            </w:tabs>
            <w:rPr>
              <w:ins w:id="99" w:author="Usuario" w:date="2009-11-17T20:30:00Z"/>
              <w:rFonts w:asciiTheme="minorHAnsi" w:eastAsiaTheme="minorEastAsia" w:hAnsiTheme="minorHAnsi"/>
              <w:noProof/>
              <w:sz w:val="22"/>
              <w:lang w:eastAsia="es-CL"/>
            </w:rPr>
          </w:pPr>
          <w:ins w:id="100" w:author="Usuario" w:date="2009-11-17T20:30:00Z">
            <w:r>
              <w:rPr>
                <w:noProof/>
              </w:rPr>
              <w:t>11.2.1.3.</w:t>
            </w:r>
            <w:r>
              <w:rPr>
                <w:rFonts w:asciiTheme="minorHAnsi" w:eastAsiaTheme="minorEastAsia" w:hAnsiTheme="minorHAnsi"/>
                <w:noProof/>
                <w:sz w:val="22"/>
                <w:lang w:eastAsia="es-CL"/>
              </w:rPr>
              <w:tab/>
            </w:r>
            <w:r>
              <w:rPr>
                <w:noProof/>
              </w:rPr>
              <w:t>Administrativos.</w:t>
            </w:r>
            <w:r>
              <w:rPr>
                <w:noProof/>
              </w:rPr>
              <w:tab/>
            </w:r>
            <w:r>
              <w:rPr>
                <w:noProof/>
              </w:rPr>
              <w:fldChar w:fldCharType="begin"/>
            </w:r>
            <w:r>
              <w:rPr>
                <w:noProof/>
              </w:rPr>
              <w:instrText xml:space="preserve"> PAGEREF _Toc246253216 \h </w:instrText>
            </w:r>
            <w:r>
              <w:rPr>
                <w:noProof/>
              </w:rPr>
            </w:r>
          </w:ins>
          <w:r>
            <w:rPr>
              <w:noProof/>
            </w:rPr>
            <w:fldChar w:fldCharType="separate"/>
          </w:r>
          <w:ins w:id="101" w:author="Usuario" w:date="2009-11-17T20:30:00Z">
            <w:r>
              <w:rPr>
                <w:noProof/>
              </w:rPr>
              <w:t>27</w:t>
            </w:r>
            <w:r>
              <w:rPr>
                <w:noProof/>
              </w:rPr>
              <w:fldChar w:fldCharType="end"/>
            </w:r>
          </w:ins>
        </w:p>
        <w:p w:rsidR="00562882" w:rsidRDefault="00562882">
          <w:pPr>
            <w:pStyle w:val="TDC2"/>
            <w:tabs>
              <w:tab w:val="left" w:pos="1540"/>
              <w:tab w:val="right" w:leader="dot" w:pos="9395"/>
            </w:tabs>
            <w:rPr>
              <w:ins w:id="102" w:author="Usuario" w:date="2009-11-17T20:30:00Z"/>
              <w:rFonts w:asciiTheme="minorHAnsi" w:eastAsiaTheme="minorEastAsia" w:hAnsiTheme="minorHAnsi"/>
              <w:noProof/>
              <w:sz w:val="22"/>
              <w:lang w:eastAsia="es-CL"/>
            </w:rPr>
          </w:pPr>
          <w:ins w:id="103" w:author="Usuario" w:date="2009-11-17T20:30:00Z">
            <w:r>
              <w:rPr>
                <w:noProof/>
              </w:rPr>
              <w:t>11.2.1.4.</w:t>
            </w:r>
            <w:r>
              <w:rPr>
                <w:rFonts w:asciiTheme="minorHAnsi" w:eastAsiaTheme="minorEastAsia" w:hAnsiTheme="minorHAnsi"/>
                <w:noProof/>
                <w:sz w:val="22"/>
                <w:lang w:eastAsia="es-CL"/>
              </w:rPr>
              <w:tab/>
            </w:r>
            <w:r>
              <w:rPr>
                <w:noProof/>
              </w:rPr>
              <w:t>Técnicos.</w:t>
            </w:r>
            <w:r>
              <w:rPr>
                <w:noProof/>
              </w:rPr>
              <w:tab/>
            </w:r>
            <w:r>
              <w:rPr>
                <w:noProof/>
              </w:rPr>
              <w:fldChar w:fldCharType="begin"/>
            </w:r>
            <w:r>
              <w:rPr>
                <w:noProof/>
              </w:rPr>
              <w:instrText xml:space="preserve"> PAGEREF _Toc246253217 \h </w:instrText>
            </w:r>
            <w:r>
              <w:rPr>
                <w:noProof/>
              </w:rPr>
            </w:r>
          </w:ins>
          <w:r>
            <w:rPr>
              <w:noProof/>
            </w:rPr>
            <w:fldChar w:fldCharType="separate"/>
          </w:r>
          <w:ins w:id="104" w:author="Usuario" w:date="2009-11-17T20:30:00Z">
            <w:r>
              <w:rPr>
                <w:noProof/>
              </w:rPr>
              <w:t>28</w:t>
            </w:r>
            <w:r>
              <w:rPr>
                <w:noProof/>
              </w:rPr>
              <w:fldChar w:fldCharType="end"/>
            </w:r>
          </w:ins>
        </w:p>
        <w:p w:rsidR="00562882" w:rsidRDefault="00562882">
          <w:pPr>
            <w:pStyle w:val="TDC2"/>
            <w:tabs>
              <w:tab w:val="left" w:pos="1540"/>
              <w:tab w:val="right" w:leader="dot" w:pos="9395"/>
            </w:tabs>
            <w:rPr>
              <w:ins w:id="105" w:author="Usuario" w:date="2009-11-17T20:30:00Z"/>
              <w:rFonts w:asciiTheme="minorHAnsi" w:eastAsiaTheme="minorEastAsia" w:hAnsiTheme="minorHAnsi"/>
              <w:noProof/>
              <w:sz w:val="22"/>
              <w:lang w:eastAsia="es-CL"/>
            </w:rPr>
          </w:pPr>
          <w:ins w:id="106" w:author="Usuario" w:date="2009-11-17T20:30:00Z">
            <w:r>
              <w:rPr>
                <w:noProof/>
              </w:rPr>
              <w:t>11.2.1.5.</w:t>
            </w:r>
            <w:r>
              <w:rPr>
                <w:rFonts w:asciiTheme="minorHAnsi" w:eastAsiaTheme="minorEastAsia" w:hAnsiTheme="minorHAnsi"/>
                <w:noProof/>
                <w:sz w:val="22"/>
                <w:lang w:eastAsia="es-CL"/>
              </w:rPr>
              <w:tab/>
            </w:r>
            <w:r>
              <w:rPr>
                <w:noProof/>
              </w:rPr>
              <w:t>Gerente.</w:t>
            </w:r>
            <w:r>
              <w:rPr>
                <w:noProof/>
              </w:rPr>
              <w:tab/>
            </w:r>
            <w:r>
              <w:rPr>
                <w:noProof/>
              </w:rPr>
              <w:fldChar w:fldCharType="begin"/>
            </w:r>
            <w:r>
              <w:rPr>
                <w:noProof/>
              </w:rPr>
              <w:instrText xml:space="preserve"> PAGEREF _Toc246253218 \h </w:instrText>
            </w:r>
            <w:r>
              <w:rPr>
                <w:noProof/>
              </w:rPr>
            </w:r>
          </w:ins>
          <w:r>
            <w:rPr>
              <w:noProof/>
            </w:rPr>
            <w:fldChar w:fldCharType="separate"/>
          </w:r>
          <w:ins w:id="107" w:author="Usuario" w:date="2009-11-17T20:30:00Z">
            <w:r>
              <w:rPr>
                <w:noProof/>
              </w:rPr>
              <w:t>29</w:t>
            </w:r>
            <w:r>
              <w:rPr>
                <w:noProof/>
              </w:rPr>
              <w:fldChar w:fldCharType="end"/>
            </w:r>
          </w:ins>
        </w:p>
        <w:p w:rsidR="00562882" w:rsidRDefault="00562882">
          <w:pPr>
            <w:pStyle w:val="TDC2"/>
            <w:tabs>
              <w:tab w:val="left" w:pos="1540"/>
              <w:tab w:val="right" w:leader="dot" w:pos="9395"/>
            </w:tabs>
            <w:rPr>
              <w:ins w:id="108" w:author="Usuario" w:date="2009-11-17T20:30:00Z"/>
              <w:rFonts w:asciiTheme="minorHAnsi" w:eastAsiaTheme="minorEastAsia" w:hAnsiTheme="minorHAnsi"/>
              <w:noProof/>
              <w:sz w:val="22"/>
              <w:lang w:eastAsia="es-CL"/>
            </w:rPr>
          </w:pPr>
          <w:ins w:id="109" w:author="Usuario" w:date="2009-11-17T20:30:00Z">
            <w:r>
              <w:rPr>
                <w:noProof/>
              </w:rPr>
              <w:t>11.2.1.6.</w:t>
            </w:r>
            <w:r>
              <w:rPr>
                <w:rFonts w:asciiTheme="minorHAnsi" w:eastAsiaTheme="minorEastAsia" w:hAnsiTheme="minorHAnsi"/>
                <w:noProof/>
                <w:sz w:val="22"/>
                <w:lang w:eastAsia="es-CL"/>
              </w:rPr>
              <w:tab/>
            </w:r>
            <w:r>
              <w:rPr>
                <w:noProof/>
              </w:rPr>
              <w:t>Súper Usuario.</w:t>
            </w:r>
            <w:r>
              <w:rPr>
                <w:noProof/>
              </w:rPr>
              <w:tab/>
            </w:r>
            <w:r>
              <w:rPr>
                <w:noProof/>
              </w:rPr>
              <w:fldChar w:fldCharType="begin"/>
            </w:r>
            <w:r>
              <w:rPr>
                <w:noProof/>
              </w:rPr>
              <w:instrText xml:space="preserve"> PAGEREF _Toc246253219 \h </w:instrText>
            </w:r>
            <w:r>
              <w:rPr>
                <w:noProof/>
              </w:rPr>
            </w:r>
          </w:ins>
          <w:r>
            <w:rPr>
              <w:noProof/>
            </w:rPr>
            <w:fldChar w:fldCharType="separate"/>
          </w:r>
          <w:ins w:id="110" w:author="Usuario" w:date="2009-11-17T20:30:00Z">
            <w:r>
              <w:rPr>
                <w:noProof/>
              </w:rPr>
              <w:t>29</w:t>
            </w:r>
            <w:r>
              <w:rPr>
                <w:noProof/>
              </w:rPr>
              <w:fldChar w:fldCharType="end"/>
            </w:r>
          </w:ins>
        </w:p>
        <w:p w:rsidR="00562882" w:rsidRDefault="00562882">
          <w:pPr>
            <w:pStyle w:val="TDC2"/>
            <w:tabs>
              <w:tab w:val="left" w:pos="1320"/>
              <w:tab w:val="right" w:leader="dot" w:pos="9395"/>
            </w:tabs>
            <w:rPr>
              <w:ins w:id="111" w:author="Usuario" w:date="2009-11-17T20:30:00Z"/>
              <w:rFonts w:asciiTheme="minorHAnsi" w:eastAsiaTheme="minorEastAsia" w:hAnsiTheme="minorHAnsi"/>
              <w:noProof/>
              <w:sz w:val="22"/>
              <w:lang w:eastAsia="es-CL"/>
            </w:rPr>
          </w:pPr>
          <w:ins w:id="112" w:author="Usuario" w:date="2009-11-17T20:30:00Z">
            <w:r>
              <w:rPr>
                <w:noProof/>
              </w:rPr>
              <w:t>11.2.2.</w:t>
            </w:r>
            <w:r>
              <w:rPr>
                <w:rFonts w:asciiTheme="minorHAnsi" w:eastAsiaTheme="minorEastAsia" w:hAnsiTheme="minorHAnsi"/>
                <w:noProof/>
                <w:sz w:val="22"/>
                <w:lang w:eastAsia="es-CL"/>
              </w:rPr>
              <w:tab/>
            </w:r>
            <w:r>
              <w:rPr>
                <w:noProof/>
              </w:rPr>
              <w:t>Orden de Trabajo.</w:t>
            </w:r>
            <w:r>
              <w:rPr>
                <w:noProof/>
              </w:rPr>
              <w:tab/>
            </w:r>
            <w:r>
              <w:rPr>
                <w:noProof/>
              </w:rPr>
              <w:fldChar w:fldCharType="begin"/>
            </w:r>
            <w:r>
              <w:rPr>
                <w:noProof/>
              </w:rPr>
              <w:instrText xml:space="preserve"> PAGEREF _Toc246253220 \h </w:instrText>
            </w:r>
            <w:r>
              <w:rPr>
                <w:noProof/>
              </w:rPr>
            </w:r>
          </w:ins>
          <w:r>
            <w:rPr>
              <w:noProof/>
            </w:rPr>
            <w:fldChar w:fldCharType="separate"/>
          </w:r>
          <w:ins w:id="113" w:author="Usuario" w:date="2009-11-17T20:30:00Z">
            <w:r>
              <w:rPr>
                <w:noProof/>
              </w:rPr>
              <w:t>29</w:t>
            </w:r>
            <w:r>
              <w:rPr>
                <w:noProof/>
              </w:rPr>
              <w:fldChar w:fldCharType="end"/>
            </w:r>
          </w:ins>
        </w:p>
        <w:p w:rsidR="00562882" w:rsidRDefault="00562882">
          <w:pPr>
            <w:pStyle w:val="TDC2"/>
            <w:tabs>
              <w:tab w:val="left" w:pos="1320"/>
              <w:tab w:val="right" w:leader="dot" w:pos="9395"/>
            </w:tabs>
            <w:rPr>
              <w:ins w:id="114" w:author="Usuario" w:date="2009-11-17T20:30:00Z"/>
              <w:rFonts w:asciiTheme="minorHAnsi" w:eastAsiaTheme="minorEastAsia" w:hAnsiTheme="minorHAnsi"/>
              <w:noProof/>
              <w:sz w:val="22"/>
              <w:lang w:eastAsia="es-CL"/>
            </w:rPr>
          </w:pPr>
          <w:ins w:id="115" w:author="Usuario" w:date="2009-11-17T20:30:00Z">
            <w:r>
              <w:rPr>
                <w:noProof/>
              </w:rPr>
              <w:t>11.2.3.</w:t>
            </w:r>
            <w:r>
              <w:rPr>
                <w:rFonts w:asciiTheme="minorHAnsi" w:eastAsiaTheme="minorEastAsia" w:hAnsiTheme="minorHAnsi"/>
                <w:noProof/>
                <w:sz w:val="22"/>
                <w:lang w:eastAsia="es-CL"/>
              </w:rPr>
              <w:tab/>
            </w:r>
            <w:r>
              <w:rPr>
                <w:noProof/>
              </w:rPr>
              <w:t>Asignación Automática.</w:t>
            </w:r>
            <w:r>
              <w:rPr>
                <w:noProof/>
              </w:rPr>
              <w:tab/>
            </w:r>
            <w:r>
              <w:rPr>
                <w:noProof/>
              </w:rPr>
              <w:fldChar w:fldCharType="begin"/>
            </w:r>
            <w:r>
              <w:rPr>
                <w:noProof/>
              </w:rPr>
              <w:instrText xml:space="preserve"> PAGEREF _Toc246253221 \h </w:instrText>
            </w:r>
            <w:r>
              <w:rPr>
                <w:noProof/>
              </w:rPr>
            </w:r>
          </w:ins>
          <w:r>
            <w:rPr>
              <w:noProof/>
            </w:rPr>
            <w:fldChar w:fldCharType="separate"/>
          </w:r>
          <w:ins w:id="116" w:author="Usuario" w:date="2009-11-17T20:30:00Z">
            <w:r>
              <w:rPr>
                <w:noProof/>
              </w:rPr>
              <w:t>31</w:t>
            </w:r>
            <w:r>
              <w:rPr>
                <w:noProof/>
              </w:rPr>
              <w:fldChar w:fldCharType="end"/>
            </w:r>
          </w:ins>
        </w:p>
        <w:p w:rsidR="00562882" w:rsidRDefault="00562882">
          <w:pPr>
            <w:pStyle w:val="TDC2"/>
            <w:tabs>
              <w:tab w:val="left" w:pos="1320"/>
              <w:tab w:val="right" w:leader="dot" w:pos="9395"/>
            </w:tabs>
            <w:rPr>
              <w:ins w:id="117" w:author="Usuario" w:date="2009-11-17T20:30:00Z"/>
              <w:rFonts w:asciiTheme="minorHAnsi" w:eastAsiaTheme="minorEastAsia" w:hAnsiTheme="minorHAnsi"/>
              <w:noProof/>
              <w:sz w:val="22"/>
              <w:lang w:eastAsia="es-CL"/>
            </w:rPr>
          </w:pPr>
          <w:ins w:id="118" w:author="Usuario" w:date="2009-11-17T20:30:00Z">
            <w:r>
              <w:rPr>
                <w:noProof/>
              </w:rPr>
              <w:t>11.2.4.</w:t>
            </w:r>
            <w:r>
              <w:rPr>
                <w:rFonts w:asciiTheme="minorHAnsi" w:eastAsiaTheme="minorEastAsia" w:hAnsiTheme="minorHAnsi"/>
                <w:noProof/>
                <w:sz w:val="22"/>
                <w:lang w:eastAsia="es-CL"/>
              </w:rPr>
              <w:tab/>
            </w:r>
            <w:r>
              <w:rPr>
                <w:noProof/>
              </w:rPr>
              <w:t>Asignación Manual.</w:t>
            </w:r>
            <w:r>
              <w:rPr>
                <w:noProof/>
              </w:rPr>
              <w:tab/>
            </w:r>
            <w:r>
              <w:rPr>
                <w:noProof/>
              </w:rPr>
              <w:fldChar w:fldCharType="begin"/>
            </w:r>
            <w:r>
              <w:rPr>
                <w:noProof/>
              </w:rPr>
              <w:instrText xml:space="preserve"> PAGEREF _Toc246253222 \h </w:instrText>
            </w:r>
            <w:r>
              <w:rPr>
                <w:noProof/>
              </w:rPr>
            </w:r>
          </w:ins>
          <w:r>
            <w:rPr>
              <w:noProof/>
            </w:rPr>
            <w:fldChar w:fldCharType="separate"/>
          </w:r>
          <w:ins w:id="119" w:author="Usuario" w:date="2009-11-17T20:30:00Z">
            <w:r>
              <w:rPr>
                <w:noProof/>
              </w:rPr>
              <w:t>31</w:t>
            </w:r>
            <w:r>
              <w:rPr>
                <w:noProof/>
              </w:rPr>
              <w:fldChar w:fldCharType="end"/>
            </w:r>
          </w:ins>
        </w:p>
        <w:p w:rsidR="00562882" w:rsidRDefault="00562882">
          <w:pPr>
            <w:pStyle w:val="TDC2"/>
            <w:tabs>
              <w:tab w:val="left" w:pos="880"/>
              <w:tab w:val="right" w:leader="dot" w:pos="9395"/>
            </w:tabs>
            <w:rPr>
              <w:ins w:id="120" w:author="Usuario" w:date="2009-11-17T20:30:00Z"/>
              <w:rFonts w:asciiTheme="minorHAnsi" w:eastAsiaTheme="minorEastAsia" w:hAnsiTheme="minorHAnsi"/>
              <w:noProof/>
              <w:sz w:val="22"/>
              <w:lang w:eastAsia="es-CL"/>
            </w:rPr>
          </w:pPr>
          <w:ins w:id="121" w:author="Usuario" w:date="2009-11-17T20:30:00Z">
            <w:r>
              <w:rPr>
                <w:noProof/>
              </w:rPr>
              <w:t>12.</w:t>
            </w:r>
            <w:r>
              <w:rPr>
                <w:rFonts w:asciiTheme="minorHAnsi" w:eastAsiaTheme="minorEastAsia" w:hAnsiTheme="minorHAnsi"/>
                <w:noProof/>
                <w:sz w:val="22"/>
                <w:lang w:eastAsia="es-CL"/>
              </w:rPr>
              <w:tab/>
            </w:r>
            <w:r>
              <w:rPr>
                <w:noProof/>
              </w:rPr>
              <w:t>Pantallas.</w:t>
            </w:r>
            <w:r>
              <w:rPr>
                <w:noProof/>
              </w:rPr>
              <w:tab/>
            </w:r>
            <w:r>
              <w:rPr>
                <w:noProof/>
              </w:rPr>
              <w:fldChar w:fldCharType="begin"/>
            </w:r>
            <w:r>
              <w:rPr>
                <w:noProof/>
              </w:rPr>
              <w:instrText xml:space="preserve"> PAGEREF _Toc246253223 \h </w:instrText>
            </w:r>
            <w:r>
              <w:rPr>
                <w:noProof/>
              </w:rPr>
            </w:r>
          </w:ins>
          <w:r>
            <w:rPr>
              <w:noProof/>
            </w:rPr>
            <w:fldChar w:fldCharType="separate"/>
          </w:r>
          <w:ins w:id="122" w:author="Usuario" w:date="2009-11-17T20:30:00Z">
            <w:r>
              <w:rPr>
                <w:noProof/>
              </w:rPr>
              <w:t>32</w:t>
            </w:r>
            <w:r>
              <w:rPr>
                <w:noProof/>
              </w:rPr>
              <w:fldChar w:fldCharType="end"/>
            </w:r>
          </w:ins>
        </w:p>
        <w:p w:rsidR="00562882" w:rsidRDefault="00562882">
          <w:pPr>
            <w:pStyle w:val="TDC2"/>
            <w:tabs>
              <w:tab w:val="left" w:pos="1100"/>
              <w:tab w:val="right" w:leader="dot" w:pos="9395"/>
            </w:tabs>
            <w:rPr>
              <w:ins w:id="123" w:author="Usuario" w:date="2009-11-17T20:30:00Z"/>
              <w:rFonts w:asciiTheme="minorHAnsi" w:eastAsiaTheme="minorEastAsia" w:hAnsiTheme="minorHAnsi"/>
              <w:noProof/>
              <w:sz w:val="22"/>
              <w:lang w:eastAsia="es-CL"/>
            </w:rPr>
          </w:pPr>
          <w:ins w:id="124" w:author="Usuario" w:date="2009-11-17T20:30:00Z">
            <w:r>
              <w:rPr>
                <w:noProof/>
              </w:rPr>
              <w:t>12.1.</w:t>
            </w:r>
            <w:r>
              <w:rPr>
                <w:rFonts w:asciiTheme="minorHAnsi" w:eastAsiaTheme="minorEastAsia" w:hAnsiTheme="minorHAnsi"/>
                <w:noProof/>
                <w:sz w:val="22"/>
                <w:lang w:eastAsia="es-CL"/>
              </w:rPr>
              <w:tab/>
            </w:r>
            <w:r>
              <w:rPr>
                <w:noProof/>
              </w:rPr>
              <w:t>Pantalla inicio.</w:t>
            </w:r>
            <w:r>
              <w:rPr>
                <w:noProof/>
              </w:rPr>
              <w:tab/>
            </w:r>
            <w:r>
              <w:rPr>
                <w:noProof/>
              </w:rPr>
              <w:fldChar w:fldCharType="begin"/>
            </w:r>
            <w:r>
              <w:rPr>
                <w:noProof/>
              </w:rPr>
              <w:instrText xml:space="preserve"> PAGEREF _Toc246253224 \h </w:instrText>
            </w:r>
            <w:r>
              <w:rPr>
                <w:noProof/>
              </w:rPr>
            </w:r>
          </w:ins>
          <w:r>
            <w:rPr>
              <w:noProof/>
            </w:rPr>
            <w:fldChar w:fldCharType="separate"/>
          </w:r>
          <w:ins w:id="125" w:author="Usuario" w:date="2009-11-17T20:30:00Z">
            <w:r>
              <w:rPr>
                <w:noProof/>
              </w:rPr>
              <w:t>32</w:t>
            </w:r>
            <w:r>
              <w:rPr>
                <w:noProof/>
              </w:rPr>
              <w:fldChar w:fldCharType="end"/>
            </w:r>
          </w:ins>
        </w:p>
        <w:p w:rsidR="00562882" w:rsidRDefault="00562882">
          <w:pPr>
            <w:pStyle w:val="TDC2"/>
            <w:tabs>
              <w:tab w:val="left" w:pos="1100"/>
              <w:tab w:val="right" w:leader="dot" w:pos="9395"/>
            </w:tabs>
            <w:rPr>
              <w:ins w:id="126" w:author="Usuario" w:date="2009-11-17T20:30:00Z"/>
              <w:rFonts w:asciiTheme="minorHAnsi" w:eastAsiaTheme="minorEastAsia" w:hAnsiTheme="minorHAnsi"/>
              <w:noProof/>
              <w:sz w:val="22"/>
              <w:lang w:eastAsia="es-CL"/>
            </w:rPr>
          </w:pPr>
          <w:ins w:id="127" w:author="Usuario" w:date="2009-11-17T20:30:00Z">
            <w:r>
              <w:rPr>
                <w:noProof/>
              </w:rPr>
              <w:t>12.2.</w:t>
            </w:r>
            <w:r>
              <w:rPr>
                <w:rFonts w:asciiTheme="minorHAnsi" w:eastAsiaTheme="minorEastAsia" w:hAnsiTheme="minorHAnsi"/>
                <w:noProof/>
                <w:sz w:val="22"/>
                <w:lang w:eastAsia="es-CL"/>
              </w:rPr>
              <w:tab/>
            </w:r>
            <w:r>
              <w:rPr>
                <w:noProof/>
              </w:rPr>
              <w:t>Pantalla orden de trabajo.</w:t>
            </w:r>
            <w:r>
              <w:rPr>
                <w:noProof/>
              </w:rPr>
              <w:tab/>
            </w:r>
            <w:r>
              <w:rPr>
                <w:noProof/>
              </w:rPr>
              <w:fldChar w:fldCharType="begin"/>
            </w:r>
            <w:r>
              <w:rPr>
                <w:noProof/>
              </w:rPr>
              <w:instrText xml:space="preserve"> PAGEREF _Toc246253225 \h </w:instrText>
            </w:r>
            <w:r>
              <w:rPr>
                <w:noProof/>
              </w:rPr>
            </w:r>
          </w:ins>
          <w:r>
            <w:rPr>
              <w:noProof/>
            </w:rPr>
            <w:fldChar w:fldCharType="separate"/>
          </w:r>
          <w:ins w:id="128" w:author="Usuario" w:date="2009-11-17T20:30:00Z">
            <w:r>
              <w:rPr>
                <w:noProof/>
              </w:rPr>
              <w:t>33</w:t>
            </w:r>
            <w:r>
              <w:rPr>
                <w:noProof/>
              </w:rPr>
              <w:fldChar w:fldCharType="end"/>
            </w:r>
          </w:ins>
        </w:p>
        <w:p w:rsidR="00562882" w:rsidRDefault="00562882">
          <w:pPr>
            <w:pStyle w:val="TDC2"/>
            <w:tabs>
              <w:tab w:val="left" w:pos="1100"/>
              <w:tab w:val="right" w:leader="dot" w:pos="9395"/>
            </w:tabs>
            <w:rPr>
              <w:ins w:id="129" w:author="Usuario" w:date="2009-11-17T20:30:00Z"/>
              <w:rFonts w:asciiTheme="minorHAnsi" w:eastAsiaTheme="minorEastAsia" w:hAnsiTheme="minorHAnsi"/>
              <w:noProof/>
              <w:sz w:val="22"/>
              <w:lang w:eastAsia="es-CL"/>
            </w:rPr>
          </w:pPr>
          <w:ins w:id="130" w:author="Usuario" w:date="2009-11-17T20:30:00Z">
            <w:r>
              <w:rPr>
                <w:noProof/>
              </w:rPr>
              <w:t>12.3.</w:t>
            </w:r>
            <w:r>
              <w:rPr>
                <w:rFonts w:asciiTheme="minorHAnsi" w:eastAsiaTheme="minorEastAsia" w:hAnsiTheme="minorHAnsi"/>
                <w:noProof/>
                <w:sz w:val="22"/>
                <w:lang w:eastAsia="es-CL"/>
              </w:rPr>
              <w:tab/>
            </w:r>
            <w:r>
              <w:rPr>
                <w:noProof/>
              </w:rPr>
              <w:t>Pantalla Listados.</w:t>
            </w:r>
            <w:r>
              <w:rPr>
                <w:noProof/>
              </w:rPr>
              <w:tab/>
            </w:r>
            <w:r>
              <w:rPr>
                <w:noProof/>
              </w:rPr>
              <w:fldChar w:fldCharType="begin"/>
            </w:r>
            <w:r>
              <w:rPr>
                <w:noProof/>
              </w:rPr>
              <w:instrText xml:space="preserve"> PAGEREF _Toc246253226 \h </w:instrText>
            </w:r>
            <w:r>
              <w:rPr>
                <w:noProof/>
              </w:rPr>
            </w:r>
          </w:ins>
          <w:r>
            <w:rPr>
              <w:noProof/>
            </w:rPr>
            <w:fldChar w:fldCharType="separate"/>
          </w:r>
          <w:ins w:id="131" w:author="Usuario" w:date="2009-11-17T20:30:00Z">
            <w:r>
              <w:rPr>
                <w:noProof/>
              </w:rPr>
              <w:t>34</w:t>
            </w:r>
            <w:r>
              <w:rPr>
                <w:noProof/>
              </w:rPr>
              <w:fldChar w:fldCharType="end"/>
            </w:r>
          </w:ins>
        </w:p>
        <w:p w:rsidR="00562882" w:rsidRDefault="00562882">
          <w:pPr>
            <w:pStyle w:val="TDC2"/>
            <w:tabs>
              <w:tab w:val="left" w:pos="880"/>
              <w:tab w:val="right" w:leader="dot" w:pos="9395"/>
            </w:tabs>
            <w:rPr>
              <w:ins w:id="132" w:author="Usuario" w:date="2009-11-17T20:30:00Z"/>
              <w:rFonts w:asciiTheme="minorHAnsi" w:eastAsiaTheme="minorEastAsia" w:hAnsiTheme="minorHAnsi"/>
              <w:noProof/>
              <w:sz w:val="22"/>
              <w:lang w:eastAsia="es-CL"/>
            </w:rPr>
          </w:pPr>
          <w:ins w:id="133" w:author="Usuario" w:date="2009-11-17T20:30:00Z">
            <w:r>
              <w:rPr>
                <w:noProof/>
              </w:rPr>
              <w:t>13.</w:t>
            </w:r>
            <w:r>
              <w:rPr>
                <w:rFonts w:asciiTheme="minorHAnsi" w:eastAsiaTheme="minorEastAsia" w:hAnsiTheme="minorHAnsi"/>
                <w:noProof/>
                <w:sz w:val="22"/>
                <w:lang w:eastAsia="es-CL"/>
              </w:rPr>
              <w:tab/>
            </w:r>
            <w:r>
              <w:rPr>
                <w:noProof/>
              </w:rPr>
              <w:t>Diagrama Entidad Relación.</w:t>
            </w:r>
            <w:r>
              <w:rPr>
                <w:noProof/>
              </w:rPr>
              <w:tab/>
            </w:r>
            <w:r>
              <w:rPr>
                <w:noProof/>
              </w:rPr>
              <w:fldChar w:fldCharType="begin"/>
            </w:r>
            <w:r>
              <w:rPr>
                <w:noProof/>
              </w:rPr>
              <w:instrText xml:space="preserve"> PAGEREF _Toc246253227 \h </w:instrText>
            </w:r>
            <w:r>
              <w:rPr>
                <w:noProof/>
              </w:rPr>
            </w:r>
          </w:ins>
          <w:r>
            <w:rPr>
              <w:noProof/>
            </w:rPr>
            <w:fldChar w:fldCharType="separate"/>
          </w:r>
          <w:ins w:id="134" w:author="Usuario" w:date="2009-11-17T20:30:00Z">
            <w:r>
              <w:rPr>
                <w:noProof/>
              </w:rPr>
              <w:t>35</w:t>
            </w:r>
            <w:r>
              <w:rPr>
                <w:noProof/>
              </w:rPr>
              <w:fldChar w:fldCharType="end"/>
            </w:r>
          </w:ins>
        </w:p>
        <w:p w:rsidR="00562882" w:rsidRDefault="00562882">
          <w:pPr>
            <w:pStyle w:val="TDC2"/>
            <w:tabs>
              <w:tab w:val="left" w:pos="880"/>
              <w:tab w:val="right" w:leader="dot" w:pos="9395"/>
            </w:tabs>
            <w:rPr>
              <w:ins w:id="135" w:author="Usuario" w:date="2009-11-17T20:30:00Z"/>
              <w:rFonts w:asciiTheme="minorHAnsi" w:eastAsiaTheme="minorEastAsia" w:hAnsiTheme="minorHAnsi"/>
              <w:noProof/>
              <w:sz w:val="22"/>
              <w:lang w:eastAsia="es-CL"/>
            </w:rPr>
          </w:pPr>
          <w:ins w:id="136" w:author="Usuario" w:date="2009-11-17T20:30:00Z">
            <w:r>
              <w:rPr>
                <w:noProof/>
              </w:rPr>
              <w:t>14.</w:t>
            </w:r>
            <w:r>
              <w:rPr>
                <w:rFonts w:asciiTheme="minorHAnsi" w:eastAsiaTheme="minorEastAsia" w:hAnsiTheme="minorHAnsi"/>
                <w:noProof/>
                <w:sz w:val="22"/>
                <w:lang w:eastAsia="es-CL"/>
              </w:rPr>
              <w:tab/>
            </w:r>
            <w:r>
              <w:rPr>
                <w:noProof/>
              </w:rPr>
              <w:t>Diagrama de Contexto.</w:t>
            </w:r>
            <w:r>
              <w:rPr>
                <w:noProof/>
              </w:rPr>
              <w:tab/>
            </w:r>
            <w:r>
              <w:rPr>
                <w:noProof/>
              </w:rPr>
              <w:fldChar w:fldCharType="begin"/>
            </w:r>
            <w:r>
              <w:rPr>
                <w:noProof/>
              </w:rPr>
              <w:instrText xml:space="preserve"> PAGEREF _Toc246253228 \h </w:instrText>
            </w:r>
            <w:r>
              <w:rPr>
                <w:noProof/>
              </w:rPr>
            </w:r>
          </w:ins>
          <w:r>
            <w:rPr>
              <w:noProof/>
            </w:rPr>
            <w:fldChar w:fldCharType="separate"/>
          </w:r>
          <w:ins w:id="137" w:author="Usuario" w:date="2009-11-17T20:30:00Z">
            <w:r>
              <w:rPr>
                <w:noProof/>
              </w:rPr>
              <w:t>36</w:t>
            </w:r>
            <w:r>
              <w:rPr>
                <w:noProof/>
              </w:rPr>
              <w:fldChar w:fldCharType="end"/>
            </w:r>
          </w:ins>
        </w:p>
        <w:p w:rsidR="00562882" w:rsidRDefault="00562882">
          <w:pPr>
            <w:pStyle w:val="TDC2"/>
            <w:tabs>
              <w:tab w:val="left" w:pos="880"/>
              <w:tab w:val="right" w:leader="dot" w:pos="9395"/>
            </w:tabs>
            <w:rPr>
              <w:ins w:id="138" w:author="Usuario" w:date="2009-11-17T20:30:00Z"/>
              <w:rFonts w:asciiTheme="minorHAnsi" w:eastAsiaTheme="minorEastAsia" w:hAnsiTheme="minorHAnsi"/>
              <w:noProof/>
              <w:sz w:val="22"/>
              <w:lang w:eastAsia="es-CL"/>
            </w:rPr>
          </w:pPr>
          <w:ins w:id="139" w:author="Usuario" w:date="2009-11-17T20:30:00Z">
            <w:r>
              <w:rPr>
                <w:noProof/>
              </w:rPr>
              <w:t>15.</w:t>
            </w:r>
            <w:r>
              <w:rPr>
                <w:rFonts w:asciiTheme="minorHAnsi" w:eastAsiaTheme="minorEastAsia" w:hAnsiTheme="minorHAnsi"/>
                <w:noProof/>
                <w:sz w:val="22"/>
                <w:lang w:eastAsia="es-CL"/>
              </w:rPr>
              <w:tab/>
            </w:r>
            <w:r>
              <w:rPr>
                <w:noProof/>
              </w:rPr>
              <w:t>Diagrama nivel 1.</w:t>
            </w:r>
            <w:r>
              <w:rPr>
                <w:noProof/>
              </w:rPr>
              <w:tab/>
            </w:r>
            <w:r>
              <w:rPr>
                <w:noProof/>
              </w:rPr>
              <w:fldChar w:fldCharType="begin"/>
            </w:r>
            <w:r>
              <w:rPr>
                <w:noProof/>
              </w:rPr>
              <w:instrText xml:space="preserve"> PAGEREF _Toc246253229 \h </w:instrText>
            </w:r>
            <w:r>
              <w:rPr>
                <w:noProof/>
              </w:rPr>
            </w:r>
          </w:ins>
          <w:r>
            <w:rPr>
              <w:noProof/>
            </w:rPr>
            <w:fldChar w:fldCharType="separate"/>
          </w:r>
          <w:ins w:id="140" w:author="Usuario" w:date="2009-11-17T20:30:00Z">
            <w:r>
              <w:rPr>
                <w:noProof/>
              </w:rPr>
              <w:t>37</w:t>
            </w:r>
            <w:r>
              <w:rPr>
                <w:noProof/>
              </w:rPr>
              <w:fldChar w:fldCharType="end"/>
            </w:r>
          </w:ins>
        </w:p>
        <w:p w:rsidR="00562882" w:rsidRDefault="00562882">
          <w:pPr>
            <w:pStyle w:val="TDC2"/>
            <w:tabs>
              <w:tab w:val="left" w:pos="880"/>
              <w:tab w:val="right" w:leader="dot" w:pos="9395"/>
            </w:tabs>
            <w:rPr>
              <w:ins w:id="141" w:author="Usuario" w:date="2009-11-17T20:30:00Z"/>
              <w:rFonts w:asciiTheme="minorHAnsi" w:eastAsiaTheme="minorEastAsia" w:hAnsiTheme="minorHAnsi"/>
              <w:noProof/>
              <w:sz w:val="22"/>
              <w:lang w:eastAsia="es-CL"/>
            </w:rPr>
          </w:pPr>
          <w:ins w:id="142" w:author="Usuario" w:date="2009-11-17T20:30:00Z">
            <w:r>
              <w:rPr>
                <w:noProof/>
              </w:rPr>
              <w:t>16.</w:t>
            </w:r>
            <w:r>
              <w:rPr>
                <w:rFonts w:asciiTheme="minorHAnsi" w:eastAsiaTheme="minorEastAsia" w:hAnsiTheme="minorHAnsi"/>
                <w:noProof/>
                <w:sz w:val="22"/>
                <w:lang w:eastAsia="es-CL"/>
              </w:rPr>
              <w:tab/>
            </w:r>
            <w:r>
              <w:rPr>
                <w:noProof/>
              </w:rPr>
              <w:t>Diccionario de Datos.</w:t>
            </w:r>
            <w:r>
              <w:rPr>
                <w:noProof/>
              </w:rPr>
              <w:tab/>
            </w:r>
            <w:r>
              <w:rPr>
                <w:noProof/>
              </w:rPr>
              <w:fldChar w:fldCharType="begin"/>
            </w:r>
            <w:r>
              <w:rPr>
                <w:noProof/>
              </w:rPr>
              <w:instrText xml:space="preserve"> PAGEREF _Toc246253230 \h </w:instrText>
            </w:r>
            <w:r>
              <w:rPr>
                <w:noProof/>
              </w:rPr>
            </w:r>
          </w:ins>
          <w:r>
            <w:rPr>
              <w:noProof/>
            </w:rPr>
            <w:fldChar w:fldCharType="separate"/>
          </w:r>
          <w:ins w:id="143" w:author="Usuario" w:date="2009-11-17T20:30:00Z">
            <w:r>
              <w:rPr>
                <w:noProof/>
              </w:rPr>
              <w:t>38</w:t>
            </w:r>
            <w:r>
              <w:rPr>
                <w:noProof/>
              </w:rPr>
              <w:fldChar w:fldCharType="end"/>
            </w:r>
          </w:ins>
        </w:p>
        <w:p w:rsidR="00562882" w:rsidRDefault="00562882">
          <w:pPr>
            <w:pStyle w:val="TDC2"/>
            <w:tabs>
              <w:tab w:val="left" w:pos="1100"/>
              <w:tab w:val="right" w:leader="dot" w:pos="9395"/>
            </w:tabs>
            <w:rPr>
              <w:ins w:id="144" w:author="Usuario" w:date="2009-11-17T20:30:00Z"/>
              <w:rFonts w:asciiTheme="minorHAnsi" w:eastAsiaTheme="minorEastAsia" w:hAnsiTheme="minorHAnsi"/>
              <w:noProof/>
              <w:sz w:val="22"/>
              <w:lang w:eastAsia="es-CL"/>
            </w:rPr>
          </w:pPr>
          <w:ins w:id="145" w:author="Usuario" w:date="2009-11-17T20:30:00Z">
            <w:r>
              <w:rPr>
                <w:noProof/>
              </w:rPr>
              <w:t>16.1.</w:t>
            </w:r>
            <w:r>
              <w:rPr>
                <w:rFonts w:asciiTheme="minorHAnsi" w:eastAsiaTheme="minorEastAsia" w:hAnsiTheme="minorHAnsi"/>
                <w:noProof/>
                <w:sz w:val="22"/>
                <w:lang w:eastAsia="es-CL"/>
              </w:rPr>
              <w:tab/>
            </w:r>
            <w:r>
              <w:rPr>
                <w:noProof/>
              </w:rPr>
              <w:t>Detalles tablas.</w:t>
            </w:r>
            <w:r>
              <w:rPr>
                <w:noProof/>
              </w:rPr>
              <w:tab/>
            </w:r>
            <w:r>
              <w:rPr>
                <w:noProof/>
              </w:rPr>
              <w:fldChar w:fldCharType="begin"/>
            </w:r>
            <w:r>
              <w:rPr>
                <w:noProof/>
              </w:rPr>
              <w:instrText xml:space="preserve"> PAGEREF _Toc246253231 \h </w:instrText>
            </w:r>
            <w:r>
              <w:rPr>
                <w:noProof/>
              </w:rPr>
            </w:r>
          </w:ins>
          <w:r>
            <w:rPr>
              <w:noProof/>
            </w:rPr>
            <w:fldChar w:fldCharType="separate"/>
          </w:r>
          <w:ins w:id="146" w:author="Usuario" w:date="2009-11-17T20:30:00Z">
            <w:r>
              <w:rPr>
                <w:noProof/>
              </w:rPr>
              <w:t>38</w:t>
            </w:r>
            <w:r>
              <w:rPr>
                <w:noProof/>
              </w:rPr>
              <w:fldChar w:fldCharType="end"/>
            </w:r>
          </w:ins>
        </w:p>
        <w:p w:rsidR="00562882" w:rsidRDefault="00562882">
          <w:pPr>
            <w:pStyle w:val="TDC2"/>
            <w:tabs>
              <w:tab w:val="left" w:pos="880"/>
              <w:tab w:val="right" w:leader="dot" w:pos="9395"/>
            </w:tabs>
            <w:rPr>
              <w:ins w:id="147" w:author="Usuario" w:date="2009-11-17T20:30:00Z"/>
              <w:rFonts w:asciiTheme="minorHAnsi" w:eastAsiaTheme="minorEastAsia" w:hAnsiTheme="minorHAnsi"/>
              <w:noProof/>
              <w:sz w:val="22"/>
              <w:lang w:eastAsia="es-CL"/>
            </w:rPr>
          </w:pPr>
          <w:ins w:id="148" w:author="Usuario" w:date="2009-11-17T20:30:00Z">
            <w:r>
              <w:rPr>
                <w:noProof/>
              </w:rPr>
              <w:t>17.</w:t>
            </w:r>
            <w:r>
              <w:rPr>
                <w:rFonts w:asciiTheme="minorHAnsi" w:eastAsiaTheme="minorEastAsia" w:hAnsiTheme="minorHAnsi"/>
                <w:noProof/>
                <w:sz w:val="22"/>
                <w:lang w:eastAsia="es-CL"/>
              </w:rPr>
              <w:tab/>
            </w:r>
            <w:r>
              <w:rPr>
                <w:noProof/>
              </w:rPr>
              <w:t>Casos de uso.</w:t>
            </w:r>
            <w:r>
              <w:rPr>
                <w:noProof/>
              </w:rPr>
              <w:tab/>
            </w:r>
            <w:r>
              <w:rPr>
                <w:noProof/>
              </w:rPr>
              <w:fldChar w:fldCharType="begin"/>
            </w:r>
            <w:r>
              <w:rPr>
                <w:noProof/>
              </w:rPr>
              <w:instrText xml:space="preserve"> PAGEREF _Toc246253232 \h </w:instrText>
            </w:r>
            <w:r>
              <w:rPr>
                <w:noProof/>
              </w:rPr>
            </w:r>
          </w:ins>
          <w:r>
            <w:rPr>
              <w:noProof/>
            </w:rPr>
            <w:fldChar w:fldCharType="separate"/>
          </w:r>
          <w:ins w:id="149" w:author="Usuario" w:date="2009-11-17T20:30:00Z">
            <w:r>
              <w:rPr>
                <w:noProof/>
              </w:rPr>
              <w:t>51</w:t>
            </w:r>
            <w:r>
              <w:rPr>
                <w:noProof/>
              </w:rPr>
              <w:fldChar w:fldCharType="end"/>
            </w:r>
          </w:ins>
        </w:p>
        <w:p w:rsidR="00562882" w:rsidRDefault="00562882">
          <w:pPr>
            <w:pStyle w:val="TDC2"/>
            <w:tabs>
              <w:tab w:val="left" w:pos="1100"/>
              <w:tab w:val="right" w:leader="dot" w:pos="9395"/>
            </w:tabs>
            <w:rPr>
              <w:ins w:id="150" w:author="Usuario" w:date="2009-11-17T20:30:00Z"/>
              <w:rFonts w:asciiTheme="minorHAnsi" w:eastAsiaTheme="minorEastAsia" w:hAnsiTheme="minorHAnsi"/>
              <w:noProof/>
              <w:sz w:val="22"/>
              <w:lang w:eastAsia="es-CL"/>
            </w:rPr>
          </w:pPr>
          <w:ins w:id="151" w:author="Usuario" w:date="2009-11-17T20:30:00Z">
            <w:r>
              <w:rPr>
                <w:noProof/>
              </w:rPr>
              <w:t>17.1.</w:t>
            </w:r>
            <w:r>
              <w:rPr>
                <w:rFonts w:asciiTheme="minorHAnsi" w:eastAsiaTheme="minorEastAsia" w:hAnsiTheme="minorHAnsi"/>
                <w:noProof/>
                <w:sz w:val="22"/>
                <w:lang w:eastAsia="es-CL"/>
              </w:rPr>
              <w:tab/>
            </w:r>
            <w:r>
              <w:rPr>
                <w:noProof/>
              </w:rPr>
              <w:t>Diagrama casos de uso</w:t>
            </w:r>
            <w:r>
              <w:rPr>
                <w:noProof/>
              </w:rPr>
              <w:tab/>
            </w:r>
            <w:r>
              <w:rPr>
                <w:noProof/>
              </w:rPr>
              <w:fldChar w:fldCharType="begin"/>
            </w:r>
            <w:r>
              <w:rPr>
                <w:noProof/>
              </w:rPr>
              <w:instrText xml:space="preserve"> PAGEREF _Toc246253233 \h </w:instrText>
            </w:r>
            <w:r>
              <w:rPr>
                <w:noProof/>
              </w:rPr>
            </w:r>
          </w:ins>
          <w:r>
            <w:rPr>
              <w:noProof/>
            </w:rPr>
            <w:fldChar w:fldCharType="separate"/>
          </w:r>
          <w:ins w:id="152" w:author="Usuario" w:date="2009-11-17T20:30:00Z">
            <w:r>
              <w:rPr>
                <w:noProof/>
              </w:rPr>
              <w:t>51</w:t>
            </w:r>
            <w:r>
              <w:rPr>
                <w:noProof/>
              </w:rPr>
              <w:fldChar w:fldCharType="end"/>
            </w:r>
          </w:ins>
        </w:p>
        <w:p w:rsidR="00562882" w:rsidRDefault="00562882">
          <w:pPr>
            <w:pStyle w:val="TDC2"/>
            <w:tabs>
              <w:tab w:val="left" w:pos="1100"/>
              <w:tab w:val="right" w:leader="dot" w:pos="9395"/>
            </w:tabs>
            <w:rPr>
              <w:ins w:id="153" w:author="Usuario" w:date="2009-11-17T20:30:00Z"/>
              <w:rFonts w:asciiTheme="minorHAnsi" w:eastAsiaTheme="minorEastAsia" w:hAnsiTheme="minorHAnsi"/>
              <w:noProof/>
              <w:sz w:val="22"/>
              <w:lang w:eastAsia="es-CL"/>
            </w:rPr>
          </w:pPr>
          <w:ins w:id="154" w:author="Usuario" w:date="2009-11-17T20:30:00Z">
            <w:r>
              <w:rPr>
                <w:noProof/>
              </w:rPr>
              <w:t>17.2.</w:t>
            </w:r>
            <w:r>
              <w:rPr>
                <w:rFonts w:asciiTheme="minorHAnsi" w:eastAsiaTheme="minorEastAsia" w:hAnsiTheme="minorHAnsi"/>
                <w:noProof/>
                <w:sz w:val="22"/>
                <w:lang w:eastAsia="es-CL"/>
              </w:rPr>
              <w:tab/>
            </w:r>
            <w:r>
              <w:rPr>
                <w:noProof/>
              </w:rPr>
              <w:t>Caso de uso Ingresar Orden de trabajo.</w:t>
            </w:r>
            <w:r>
              <w:rPr>
                <w:noProof/>
              </w:rPr>
              <w:tab/>
            </w:r>
            <w:r>
              <w:rPr>
                <w:noProof/>
              </w:rPr>
              <w:fldChar w:fldCharType="begin"/>
            </w:r>
            <w:r>
              <w:rPr>
                <w:noProof/>
              </w:rPr>
              <w:instrText xml:space="preserve"> PAGEREF _Toc246253234 \h </w:instrText>
            </w:r>
            <w:r>
              <w:rPr>
                <w:noProof/>
              </w:rPr>
            </w:r>
          </w:ins>
          <w:r>
            <w:rPr>
              <w:noProof/>
            </w:rPr>
            <w:fldChar w:fldCharType="separate"/>
          </w:r>
          <w:ins w:id="155" w:author="Usuario" w:date="2009-11-17T20:30:00Z">
            <w:r>
              <w:rPr>
                <w:noProof/>
              </w:rPr>
              <w:t>52</w:t>
            </w:r>
            <w:r>
              <w:rPr>
                <w:noProof/>
              </w:rPr>
              <w:fldChar w:fldCharType="end"/>
            </w:r>
          </w:ins>
        </w:p>
        <w:p w:rsidR="00562882" w:rsidRDefault="00562882">
          <w:pPr>
            <w:pStyle w:val="TDC2"/>
            <w:tabs>
              <w:tab w:val="left" w:pos="1100"/>
              <w:tab w:val="right" w:leader="dot" w:pos="9395"/>
            </w:tabs>
            <w:rPr>
              <w:ins w:id="156" w:author="Usuario" w:date="2009-11-17T20:30:00Z"/>
              <w:rFonts w:asciiTheme="minorHAnsi" w:eastAsiaTheme="minorEastAsia" w:hAnsiTheme="minorHAnsi"/>
              <w:noProof/>
              <w:sz w:val="22"/>
              <w:lang w:eastAsia="es-CL"/>
            </w:rPr>
          </w:pPr>
          <w:ins w:id="157" w:author="Usuario" w:date="2009-11-17T20:30:00Z">
            <w:r>
              <w:rPr>
                <w:noProof/>
              </w:rPr>
              <w:t>17.3.</w:t>
            </w:r>
            <w:r>
              <w:rPr>
                <w:rFonts w:asciiTheme="minorHAnsi" w:eastAsiaTheme="minorEastAsia" w:hAnsiTheme="minorHAnsi"/>
                <w:noProof/>
                <w:sz w:val="22"/>
                <w:lang w:eastAsia="es-CL"/>
              </w:rPr>
              <w:tab/>
            </w:r>
            <w:r>
              <w:rPr>
                <w:noProof/>
              </w:rPr>
              <w:t>Caso de uso Asignación.</w:t>
            </w:r>
            <w:r>
              <w:rPr>
                <w:noProof/>
              </w:rPr>
              <w:tab/>
            </w:r>
            <w:r>
              <w:rPr>
                <w:noProof/>
              </w:rPr>
              <w:fldChar w:fldCharType="begin"/>
            </w:r>
            <w:r>
              <w:rPr>
                <w:noProof/>
              </w:rPr>
              <w:instrText xml:space="preserve"> PAGEREF _Toc246253235 \h </w:instrText>
            </w:r>
            <w:r>
              <w:rPr>
                <w:noProof/>
              </w:rPr>
            </w:r>
          </w:ins>
          <w:r>
            <w:rPr>
              <w:noProof/>
            </w:rPr>
            <w:fldChar w:fldCharType="separate"/>
          </w:r>
          <w:ins w:id="158" w:author="Usuario" w:date="2009-11-17T20:30:00Z">
            <w:r>
              <w:rPr>
                <w:noProof/>
              </w:rPr>
              <w:t>53</w:t>
            </w:r>
            <w:r>
              <w:rPr>
                <w:noProof/>
              </w:rPr>
              <w:fldChar w:fldCharType="end"/>
            </w:r>
          </w:ins>
        </w:p>
        <w:p w:rsidR="00562882" w:rsidRDefault="00562882">
          <w:pPr>
            <w:pStyle w:val="TDC2"/>
            <w:tabs>
              <w:tab w:val="left" w:pos="1100"/>
              <w:tab w:val="right" w:leader="dot" w:pos="9395"/>
            </w:tabs>
            <w:rPr>
              <w:ins w:id="159" w:author="Usuario" w:date="2009-11-17T20:30:00Z"/>
              <w:rFonts w:asciiTheme="minorHAnsi" w:eastAsiaTheme="minorEastAsia" w:hAnsiTheme="minorHAnsi"/>
              <w:noProof/>
              <w:sz w:val="22"/>
              <w:lang w:eastAsia="es-CL"/>
            </w:rPr>
          </w:pPr>
          <w:ins w:id="160" w:author="Usuario" w:date="2009-11-17T20:30:00Z">
            <w:r>
              <w:rPr>
                <w:noProof/>
              </w:rPr>
              <w:t>17.4.</w:t>
            </w:r>
            <w:r>
              <w:rPr>
                <w:rFonts w:asciiTheme="minorHAnsi" w:eastAsiaTheme="minorEastAsia" w:hAnsiTheme="minorHAnsi"/>
                <w:noProof/>
                <w:sz w:val="22"/>
                <w:lang w:eastAsia="es-CL"/>
              </w:rPr>
              <w:tab/>
            </w:r>
            <w:r>
              <w:rPr>
                <w:noProof/>
              </w:rPr>
              <w:t>Caso de uso Asignación /Reparación.</w:t>
            </w:r>
            <w:r>
              <w:rPr>
                <w:noProof/>
              </w:rPr>
              <w:tab/>
            </w:r>
            <w:r>
              <w:rPr>
                <w:noProof/>
              </w:rPr>
              <w:fldChar w:fldCharType="begin"/>
            </w:r>
            <w:r>
              <w:rPr>
                <w:noProof/>
              </w:rPr>
              <w:instrText xml:space="preserve"> PAGEREF _Toc246253236 \h </w:instrText>
            </w:r>
            <w:r>
              <w:rPr>
                <w:noProof/>
              </w:rPr>
            </w:r>
          </w:ins>
          <w:r>
            <w:rPr>
              <w:noProof/>
            </w:rPr>
            <w:fldChar w:fldCharType="separate"/>
          </w:r>
          <w:ins w:id="161" w:author="Usuario" w:date="2009-11-17T20:30:00Z">
            <w:r>
              <w:rPr>
                <w:noProof/>
              </w:rPr>
              <w:t>54</w:t>
            </w:r>
            <w:r>
              <w:rPr>
                <w:noProof/>
              </w:rPr>
              <w:fldChar w:fldCharType="end"/>
            </w:r>
          </w:ins>
        </w:p>
        <w:p w:rsidR="00562882" w:rsidRDefault="00562882">
          <w:pPr>
            <w:pStyle w:val="TDC2"/>
            <w:tabs>
              <w:tab w:val="left" w:pos="1100"/>
              <w:tab w:val="right" w:leader="dot" w:pos="9395"/>
            </w:tabs>
            <w:rPr>
              <w:ins w:id="162" w:author="Usuario" w:date="2009-11-17T20:30:00Z"/>
              <w:rFonts w:asciiTheme="minorHAnsi" w:eastAsiaTheme="minorEastAsia" w:hAnsiTheme="minorHAnsi"/>
              <w:noProof/>
              <w:sz w:val="22"/>
              <w:lang w:eastAsia="es-CL"/>
            </w:rPr>
          </w:pPr>
          <w:ins w:id="163" w:author="Usuario" w:date="2009-11-17T20:30:00Z">
            <w:r>
              <w:rPr>
                <w:noProof/>
              </w:rPr>
              <w:t>17.5.</w:t>
            </w:r>
            <w:r>
              <w:rPr>
                <w:rFonts w:asciiTheme="minorHAnsi" w:eastAsiaTheme="minorEastAsia" w:hAnsiTheme="minorHAnsi"/>
                <w:noProof/>
                <w:sz w:val="22"/>
                <w:lang w:eastAsia="es-CL"/>
              </w:rPr>
              <w:tab/>
            </w:r>
            <w:r>
              <w:rPr>
                <w:noProof/>
              </w:rPr>
              <w:t>Caso de uso Entrega.</w:t>
            </w:r>
            <w:r>
              <w:rPr>
                <w:noProof/>
              </w:rPr>
              <w:tab/>
            </w:r>
            <w:r>
              <w:rPr>
                <w:noProof/>
              </w:rPr>
              <w:fldChar w:fldCharType="begin"/>
            </w:r>
            <w:r>
              <w:rPr>
                <w:noProof/>
              </w:rPr>
              <w:instrText xml:space="preserve"> PAGEREF _Toc246253237 \h </w:instrText>
            </w:r>
            <w:r>
              <w:rPr>
                <w:noProof/>
              </w:rPr>
            </w:r>
          </w:ins>
          <w:r>
            <w:rPr>
              <w:noProof/>
            </w:rPr>
            <w:fldChar w:fldCharType="separate"/>
          </w:r>
          <w:ins w:id="164" w:author="Usuario" w:date="2009-11-17T20:30:00Z">
            <w:r>
              <w:rPr>
                <w:noProof/>
              </w:rPr>
              <w:t>55</w:t>
            </w:r>
            <w:r>
              <w:rPr>
                <w:noProof/>
              </w:rPr>
              <w:fldChar w:fldCharType="end"/>
            </w:r>
          </w:ins>
        </w:p>
        <w:p w:rsidR="00562882" w:rsidRDefault="00562882">
          <w:pPr>
            <w:pStyle w:val="TDC2"/>
            <w:tabs>
              <w:tab w:val="left" w:pos="1100"/>
              <w:tab w:val="right" w:leader="dot" w:pos="9395"/>
            </w:tabs>
            <w:rPr>
              <w:ins w:id="165" w:author="Usuario" w:date="2009-11-17T20:30:00Z"/>
              <w:rFonts w:asciiTheme="minorHAnsi" w:eastAsiaTheme="minorEastAsia" w:hAnsiTheme="minorHAnsi"/>
              <w:noProof/>
              <w:sz w:val="22"/>
              <w:lang w:eastAsia="es-CL"/>
            </w:rPr>
          </w:pPr>
          <w:ins w:id="166" w:author="Usuario" w:date="2009-11-17T20:30:00Z">
            <w:r>
              <w:rPr>
                <w:noProof/>
              </w:rPr>
              <w:t>17.6.</w:t>
            </w:r>
            <w:r>
              <w:rPr>
                <w:rFonts w:asciiTheme="minorHAnsi" w:eastAsiaTheme="minorEastAsia" w:hAnsiTheme="minorHAnsi"/>
                <w:noProof/>
                <w:sz w:val="22"/>
                <w:lang w:eastAsia="es-CL"/>
              </w:rPr>
              <w:tab/>
            </w:r>
            <w:r>
              <w:rPr>
                <w:noProof/>
              </w:rPr>
              <w:t>Caso de uso Administrar Técnicos.</w:t>
            </w:r>
            <w:r>
              <w:rPr>
                <w:noProof/>
              </w:rPr>
              <w:tab/>
            </w:r>
            <w:r>
              <w:rPr>
                <w:noProof/>
              </w:rPr>
              <w:fldChar w:fldCharType="begin"/>
            </w:r>
            <w:r>
              <w:rPr>
                <w:noProof/>
              </w:rPr>
              <w:instrText xml:space="preserve"> PAGEREF _Toc246253238 \h </w:instrText>
            </w:r>
            <w:r>
              <w:rPr>
                <w:noProof/>
              </w:rPr>
            </w:r>
          </w:ins>
          <w:r>
            <w:rPr>
              <w:noProof/>
            </w:rPr>
            <w:fldChar w:fldCharType="separate"/>
          </w:r>
          <w:ins w:id="167" w:author="Usuario" w:date="2009-11-17T20:30:00Z">
            <w:r>
              <w:rPr>
                <w:noProof/>
              </w:rPr>
              <w:t>56</w:t>
            </w:r>
            <w:r>
              <w:rPr>
                <w:noProof/>
              </w:rPr>
              <w:fldChar w:fldCharType="end"/>
            </w:r>
          </w:ins>
        </w:p>
        <w:p w:rsidR="00562882" w:rsidRDefault="00562882">
          <w:pPr>
            <w:pStyle w:val="TDC2"/>
            <w:tabs>
              <w:tab w:val="left" w:pos="1100"/>
              <w:tab w:val="right" w:leader="dot" w:pos="9395"/>
            </w:tabs>
            <w:rPr>
              <w:ins w:id="168" w:author="Usuario" w:date="2009-11-17T20:30:00Z"/>
              <w:rFonts w:asciiTheme="minorHAnsi" w:eastAsiaTheme="minorEastAsia" w:hAnsiTheme="minorHAnsi"/>
              <w:noProof/>
              <w:sz w:val="22"/>
              <w:lang w:eastAsia="es-CL"/>
            </w:rPr>
          </w:pPr>
          <w:ins w:id="169" w:author="Usuario" w:date="2009-11-17T20:30:00Z">
            <w:r>
              <w:rPr>
                <w:noProof/>
              </w:rPr>
              <w:t>17.7.</w:t>
            </w:r>
            <w:r>
              <w:rPr>
                <w:rFonts w:asciiTheme="minorHAnsi" w:eastAsiaTheme="minorEastAsia" w:hAnsiTheme="minorHAnsi"/>
                <w:noProof/>
                <w:sz w:val="22"/>
                <w:lang w:eastAsia="es-CL"/>
              </w:rPr>
              <w:tab/>
            </w:r>
            <w:r>
              <w:rPr>
                <w:noProof/>
              </w:rPr>
              <w:t>Caso de uso Administrar Usuarios.</w:t>
            </w:r>
            <w:r>
              <w:rPr>
                <w:noProof/>
              </w:rPr>
              <w:tab/>
            </w:r>
            <w:r>
              <w:rPr>
                <w:noProof/>
              </w:rPr>
              <w:fldChar w:fldCharType="begin"/>
            </w:r>
            <w:r>
              <w:rPr>
                <w:noProof/>
              </w:rPr>
              <w:instrText xml:space="preserve"> PAGEREF _Toc246253239 \h </w:instrText>
            </w:r>
            <w:r>
              <w:rPr>
                <w:noProof/>
              </w:rPr>
            </w:r>
          </w:ins>
          <w:r>
            <w:rPr>
              <w:noProof/>
            </w:rPr>
            <w:fldChar w:fldCharType="separate"/>
          </w:r>
          <w:ins w:id="170" w:author="Usuario" w:date="2009-11-17T20:30:00Z">
            <w:r>
              <w:rPr>
                <w:noProof/>
              </w:rPr>
              <w:t>57</w:t>
            </w:r>
            <w:r>
              <w:rPr>
                <w:noProof/>
              </w:rPr>
              <w:fldChar w:fldCharType="end"/>
            </w:r>
          </w:ins>
        </w:p>
        <w:p w:rsidR="00562882" w:rsidRDefault="00562882">
          <w:pPr>
            <w:pStyle w:val="TDC2"/>
            <w:tabs>
              <w:tab w:val="left" w:pos="880"/>
              <w:tab w:val="right" w:leader="dot" w:pos="9395"/>
            </w:tabs>
            <w:rPr>
              <w:ins w:id="171" w:author="Usuario" w:date="2009-11-17T20:30:00Z"/>
              <w:rFonts w:asciiTheme="minorHAnsi" w:eastAsiaTheme="minorEastAsia" w:hAnsiTheme="minorHAnsi"/>
              <w:noProof/>
              <w:sz w:val="22"/>
              <w:lang w:eastAsia="es-CL"/>
            </w:rPr>
          </w:pPr>
          <w:ins w:id="172" w:author="Usuario" w:date="2009-11-17T20:30:00Z">
            <w:r>
              <w:rPr>
                <w:noProof/>
              </w:rPr>
              <w:lastRenderedPageBreak/>
              <w:t>18.</w:t>
            </w:r>
            <w:r>
              <w:rPr>
                <w:rFonts w:asciiTheme="minorHAnsi" w:eastAsiaTheme="minorEastAsia" w:hAnsiTheme="minorHAnsi"/>
                <w:noProof/>
                <w:sz w:val="22"/>
                <w:lang w:eastAsia="es-CL"/>
              </w:rPr>
              <w:tab/>
            </w:r>
            <w:r>
              <w:rPr>
                <w:noProof/>
              </w:rPr>
              <w:t>Diagramas de Secuencia.</w:t>
            </w:r>
            <w:r>
              <w:rPr>
                <w:noProof/>
              </w:rPr>
              <w:tab/>
            </w:r>
            <w:r>
              <w:rPr>
                <w:noProof/>
              </w:rPr>
              <w:fldChar w:fldCharType="begin"/>
            </w:r>
            <w:r>
              <w:rPr>
                <w:noProof/>
              </w:rPr>
              <w:instrText xml:space="preserve"> PAGEREF _Toc246253240 \h </w:instrText>
            </w:r>
            <w:r>
              <w:rPr>
                <w:noProof/>
              </w:rPr>
            </w:r>
          </w:ins>
          <w:r>
            <w:rPr>
              <w:noProof/>
            </w:rPr>
            <w:fldChar w:fldCharType="separate"/>
          </w:r>
          <w:ins w:id="173" w:author="Usuario" w:date="2009-11-17T20:30:00Z">
            <w:r>
              <w:rPr>
                <w:noProof/>
              </w:rPr>
              <w:t>58</w:t>
            </w:r>
            <w:r>
              <w:rPr>
                <w:noProof/>
              </w:rPr>
              <w:fldChar w:fldCharType="end"/>
            </w:r>
          </w:ins>
        </w:p>
        <w:p w:rsidR="00562882" w:rsidRDefault="00562882">
          <w:pPr>
            <w:pStyle w:val="TDC2"/>
            <w:tabs>
              <w:tab w:val="left" w:pos="1100"/>
              <w:tab w:val="right" w:leader="dot" w:pos="9395"/>
            </w:tabs>
            <w:rPr>
              <w:ins w:id="174" w:author="Usuario" w:date="2009-11-17T20:30:00Z"/>
              <w:rFonts w:asciiTheme="minorHAnsi" w:eastAsiaTheme="minorEastAsia" w:hAnsiTheme="minorHAnsi"/>
              <w:noProof/>
              <w:sz w:val="22"/>
              <w:lang w:eastAsia="es-CL"/>
            </w:rPr>
          </w:pPr>
          <w:ins w:id="175" w:author="Usuario" w:date="2009-11-17T20:30:00Z">
            <w:r>
              <w:rPr>
                <w:noProof/>
              </w:rPr>
              <w:t>18.1.</w:t>
            </w:r>
            <w:r>
              <w:rPr>
                <w:rFonts w:asciiTheme="minorHAnsi" w:eastAsiaTheme="minorEastAsia" w:hAnsiTheme="minorHAnsi"/>
                <w:noProof/>
                <w:sz w:val="22"/>
                <w:lang w:eastAsia="es-CL"/>
              </w:rPr>
              <w:tab/>
            </w:r>
            <w:r>
              <w:rPr>
                <w:noProof/>
              </w:rPr>
              <w:t>Diagrama de Recepción de Artículo.</w:t>
            </w:r>
            <w:r>
              <w:rPr>
                <w:noProof/>
              </w:rPr>
              <w:tab/>
            </w:r>
            <w:r>
              <w:rPr>
                <w:noProof/>
              </w:rPr>
              <w:fldChar w:fldCharType="begin"/>
            </w:r>
            <w:r>
              <w:rPr>
                <w:noProof/>
              </w:rPr>
              <w:instrText xml:space="preserve"> PAGEREF _Toc246253241 \h </w:instrText>
            </w:r>
            <w:r>
              <w:rPr>
                <w:noProof/>
              </w:rPr>
            </w:r>
          </w:ins>
          <w:r>
            <w:rPr>
              <w:noProof/>
            </w:rPr>
            <w:fldChar w:fldCharType="separate"/>
          </w:r>
          <w:ins w:id="176" w:author="Usuario" w:date="2009-11-17T20:30:00Z">
            <w:r>
              <w:rPr>
                <w:noProof/>
              </w:rPr>
              <w:t>58</w:t>
            </w:r>
            <w:r>
              <w:rPr>
                <w:noProof/>
              </w:rPr>
              <w:fldChar w:fldCharType="end"/>
            </w:r>
          </w:ins>
        </w:p>
        <w:p w:rsidR="00562882" w:rsidRDefault="00562882">
          <w:pPr>
            <w:pStyle w:val="TDC2"/>
            <w:tabs>
              <w:tab w:val="left" w:pos="1100"/>
              <w:tab w:val="right" w:leader="dot" w:pos="9395"/>
            </w:tabs>
            <w:rPr>
              <w:ins w:id="177" w:author="Usuario" w:date="2009-11-17T20:30:00Z"/>
              <w:rFonts w:asciiTheme="minorHAnsi" w:eastAsiaTheme="minorEastAsia" w:hAnsiTheme="minorHAnsi"/>
              <w:noProof/>
              <w:sz w:val="22"/>
              <w:lang w:eastAsia="es-CL"/>
            </w:rPr>
          </w:pPr>
          <w:ins w:id="178" w:author="Usuario" w:date="2009-11-17T20:30:00Z">
            <w:r>
              <w:rPr>
                <w:noProof/>
              </w:rPr>
              <w:t>18.2.</w:t>
            </w:r>
            <w:r>
              <w:rPr>
                <w:rFonts w:asciiTheme="minorHAnsi" w:eastAsiaTheme="minorEastAsia" w:hAnsiTheme="minorHAnsi"/>
                <w:noProof/>
                <w:sz w:val="22"/>
                <w:lang w:eastAsia="es-CL"/>
              </w:rPr>
              <w:tab/>
            </w:r>
            <w:r>
              <w:rPr>
                <w:noProof/>
              </w:rPr>
              <w:t>Diagrama de Asignación de Orden de Trabajo.</w:t>
            </w:r>
            <w:r>
              <w:rPr>
                <w:noProof/>
              </w:rPr>
              <w:tab/>
            </w:r>
            <w:r>
              <w:rPr>
                <w:noProof/>
              </w:rPr>
              <w:fldChar w:fldCharType="begin"/>
            </w:r>
            <w:r>
              <w:rPr>
                <w:noProof/>
              </w:rPr>
              <w:instrText xml:space="preserve"> PAGEREF _Toc246253242 \h </w:instrText>
            </w:r>
            <w:r>
              <w:rPr>
                <w:noProof/>
              </w:rPr>
            </w:r>
          </w:ins>
          <w:r>
            <w:rPr>
              <w:noProof/>
            </w:rPr>
            <w:fldChar w:fldCharType="separate"/>
          </w:r>
          <w:ins w:id="179" w:author="Usuario" w:date="2009-11-17T20:30:00Z">
            <w:r>
              <w:rPr>
                <w:noProof/>
              </w:rPr>
              <w:t>59</w:t>
            </w:r>
            <w:r>
              <w:rPr>
                <w:noProof/>
              </w:rPr>
              <w:fldChar w:fldCharType="end"/>
            </w:r>
          </w:ins>
        </w:p>
        <w:p w:rsidR="00562882" w:rsidRDefault="00562882">
          <w:pPr>
            <w:pStyle w:val="TDC2"/>
            <w:tabs>
              <w:tab w:val="left" w:pos="1100"/>
              <w:tab w:val="right" w:leader="dot" w:pos="9395"/>
            </w:tabs>
            <w:rPr>
              <w:ins w:id="180" w:author="Usuario" w:date="2009-11-17T20:30:00Z"/>
              <w:rFonts w:asciiTheme="minorHAnsi" w:eastAsiaTheme="minorEastAsia" w:hAnsiTheme="minorHAnsi"/>
              <w:noProof/>
              <w:sz w:val="22"/>
              <w:lang w:eastAsia="es-CL"/>
            </w:rPr>
          </w:pPr>
          <w:ins w:id="181" w:author="Usuario" w:date="2009-11-17T20:30:00Z">
            <w:r>
              <w:rPr>
                <w:noProof/>
              </w:rPr>
              <w:t>18.3.</w:t>
            </w:r>
            <w:r>
              <w:rPr>
                <w:rFonts w:asciiTheme="minorHAnsi" w:eastAsiaTheme="minorEastAsia" w:hAnsiTheme="minorHAnsi"/>
                <w:noProof/>
                <w:sz w:val="22"/>
                <w:lang w:eastAsia="es-CL"/>
              </w:rPr>
              <w:tab/>
            </w:r>
            <w:r>
              <w:rPr>
                <w:noProof/>
              </w:rPr>
              <w:t>Diagrama de Ingreso de Datos de Orden de Trabajo.</w:t>
            </w:r>
            <w:r>
              <w:rPr>
                <w:noProof/>
              </w:rPr>
              <w:tab/>
            </w:r>
            <w:r>
              <w:rPr>
                <w:noProof/>
              </w:rPr>
              <w:fldChar w:fldCharType="begin"/>
            </w:r>
            <w:r>
              <w:rPr>
                <w:noProof/>
              </w:rPr>
              <w:instrText xml:space="preserve"> PAGEREF _Toc246253243 \h </w:instrText>
            </w:r>
            <w:r>
              <w:rPr>
                <w:noProof/>
              </w:rPr>
            </w:r>
          </w:ins>
          <w:r>
            <w:rPr>
              <w:noProof/>
            </w:rPr>
            <w:fldChar w:fldCharType="separate"/>
          </w:r>
          <w:ins w:id="182" w:author="Usuario" w:date="2009-11-17T20:30:00Z">
            <w:r>
              <w:rPr>
                <w:noProof/>
              </w:rPr>
              <w:t>60</w:t>
            </w:r>
            <w:r>
              <w:rPr>
                <w:noProof/>
              </w:rPr>
              <w:fldChar w:fldCharType="end"/>
            </w:r>
          </w:ins>
        </w:p>
        <w:p w:rsidR="00562882" w:rsidRDefault="00562882">
          <w:pPr>
            <w:pStyle w:val="TDC2"/>
            <w:tabs>
              <w:tab w:val="left" w:pos="1100"/>
              <w:tab w:val="right" w:leader="dot" w:pos="9395"/>
            </w:tabs>
            <w:rPr>
              <w:ins w:id="183" w:author="Usuario" w:date="2009-11-17T20:30:00Z"/>
              <w:rFonts w:asciiTheme="minorHAnsi" w:eastAsiaTheme="minorEastAsia" w:hAnsiTheme="minorHAnsi"/>
              <w:noProof/>
              <w:sz w:val="22"/>
              <w:lang w:eastAsia="es-CL"/>
            </w:rPr>
          </w:pPr>
          <w:ins w:id="184" w:author="Usuario" w:date="2009-11-17T20:30:00Z">
            <w:r>
              <w:rPr>
                <w:noProof/>
              </w:rPr>
              <w:t>18.4.</w:t>
            </w:r>
            <w:r>
              <w:rPr>
                <w:rFonts w:asciiTheme="minorHAnsi" w:eastAsiaTheme="minorEastAsia" w:hAnsiTheme="minorHAnsi"/>
                <w:noProof/>
                <w:sz w:val="22"/>
                <w:lang w:eastAsia="es-CL"/>
              </w:rPr>
              <w:tab/>
            </w:r>
            <w:r>
              <w:rPr>
                <w:noProof/>
              </w:rPr>
              <w:t>Diagrama de Asignación Automática.</w:t>
            </w:r>
            <w:r>
              <w:rPr>
                <w:noProof/>
              </w:rPr>
              <w:tab/>
            </w:r>
            <w:r>
              <w:rPr>
                <w:noProof/>
              </w:rPr>
              <w:fldChar w:fldCharType="begin"/>
            </w:r>
            <w:r>
              <w:rPr>
                <w:noProof/>
              </w:rPr>
              <w:instrText xml:space="preserve"> PAGEREF _Toc246253244 \h </w:instrText>
            </w:r>
            <w:r>
              <w:rPr>
                <w:noProof/>
              </w:rPr>
            </w:r>
          </w:ins>
          <w:r>
            <w:rPr>
              <w:noProof/>
            </w:rPr>
            <w:fldChar w:fldCharType="separate"/>
          </w:r>
          <w:ins w:id="185" w:author="Usuario" w:date="2009-11-17T20:30:00Z">
            <w:r>
              <w:rPr>
                <w:noProof/>
              </w:rPr>
              <w:t>60</w:t>
            </w:r>
            <w:r>
              <w:rPr>
                <w:noProof/>
              </w:rPr>
              <w:fldChar w:fldCharType="end"/>
            </w:r>
          </w:ins>
        </w:p>
        <w:p w:rsidR="00562882" w:rsidRDefault="00562882">
          <w:pPr>
            <w:pStyle w:val="TDC2"/>
            <w:tabs>
              <w:tab w:val="left" w:pos="880"/>
              <w:tab w:val="right" w:leader="dot" w:pos="9395"/>
            </w:tabs>
            <w:rPr>
              <w:ins w:id="186" w:author="Usuario" w:date="2009-11-17T20:30:00Z"/>
              <w:rFonts w:asciiTheme="minorHAnsi" w:eastAsiaTheme="minorEastAsia" w:hAnsiTheme="minorHAnsi"/>
              <w:noProof/>
              <w:sz w:val="22"/>
              <w:lang w:eastAsia="es-CL"/>
            </w:rPr>
          </w:pPr>
          <w:ins w:id="187" w:author="Usuario" w:date="2009-11-17T20:30:00Z">
            <w:r>
              <w:rPr>
                <w:noProof/>
              </w:rPr>
              <w:t>19.</w:t>
            </w:r>
            <w:r>
              <w:rPr>
                <w:rFonts w:asciiTheme="minorHAnsi" w:eastAsiaTheme="minorEastAsia" w:hAnsiTheme="minorHAnsi"/>
                <w:noProof/>
                <w:sz w:val="22"/>
                <w:lang w:eastAsia="es-CL"/>
              </w:rPr>
              <w:tab/>
            </w:r>
            <w:r>
              <w:rPr>
                <w:noProof/>
              </w:rPr>
              <w:t>Conclusión.</w:t>
            </w:r>
            <w:r>
              <w:rPr>
                <w:noProof/>
              </w:rPr>
              <w:tab/>
            </w:r>
            <w:r>
              <w:rPr>
                <w:noProof/>
              </w:rPr>
              <w:fldChar w:fldCharType="begin"/>
            </w:r>
            <w:r>
              <w:rPr>
                <w:noProof/>
              </w:rPr>
              <w:instrText xml:space="preserve"> PAGEREF _Toc246253245 \h </w:instrText>
            </w:r>
            <w:r>
              <w:rPr>
                <w:noProof/>
              </w:rPr>
            </w:r>
          </w:ins>
          <w:r>
            <w:rPr>
              <w:noProof/>
            </w:rPr>
            <w:fldChar w:fldCharType="separate"/>
          </w:r>
          <w:ins w:id="188" w:author="Usuario" w:date="2009-11-17T20:30:00Z">
            <w:r>
              <w:rPr>
                <w:noProof/>
              </w:rPr>
              <w:t>61</w:t>
            </w:r>
            <w:r>
              <w:rPr>
                <w:noProof/>
              </w:rPr>
              <w:fldChar w:fldCharType="end"/>
            </w:r>
          </w:ins>
        </w:p>
        <w:p w:rsidR="00562882" w:rsidRDefault="00562882">
          <w:pPr>
            <w:pStyle w:val="TDC2"/>
            <w:tabs>
              <w:tab w:val="left" w:pos="880"/>
              <w:tab w:val="right" w:leader="dot" w:pos="9395"/>
            </w:tabs>
            <w:rPr>
              <w:ins w:id="189" w:author="Usuario" w:date="2009-11-17T20:30:00Z"/>
              <w:rFonts w:asciiTheme="minorHAnsi" w:eastAsiaTheme="minorEastAsia" w:hAnsiTheme="minorHAnsi"/>
              <w:noProof/>
              <w:sz w:val="22"/>
              <w:lang w:eastAsia="es-CL"/>
            </w:rPr>
          </w:pPr>
          <w:ins w:id="190" w:author="Usuario" w:date="2009-11-17T20:30:00Z">
            <w:r>
              <w:rPr>
                <w:noProof/>
              </w:rPr>
              <w:t>20.</w:t>
            </w:r>
            <w:r>
              <w:rPr>
                <w:rFonts w:asciiTheme="minorHAnsi" w:eastAsiaTheme="minorEastAsia" w:hAnsiTheme="minorHAnsi"/>
                <w:noProof/>
                <w:sz w:val="22"/>
                <w:lang w:eastAsia="es-CL"/>
              </w:rPr>
              <w:tab/>
            </w:r>
            <w:r>
              <w:rPr>
                <w:noProof/>
              </w:rPr>
              <w:t>Bibliografía.</w:t>
            </w:r>
            <w:r>
              <w:rPr>
                <w:noProof/>
              </w:rPr>
              <w:tab/>
            </w:r>
            <w:r>
              <w:rPr>
                <w:noProof/>
              </w:rPr>
              <w:fldChar w:fldCharType="begin"/>
            </w:r>
            <w:r>
              <w:rPr>
                <w:noProof/>
              </w:rPr>
              <w:instrText xml:space="preserve"> PAGEREF _Toc246253246 \h </w:instrText>
            </w:r>
            <w:r>
              <w:rPr>
                <w:noProof/>
              </w:rPr>
            </w:r>
          </w:ins>
          <w:r>
            <w:rPr>
              <w:noProof/>
            </w:rPr>
            <w:fldChar w:fldCharType="separate"/>
          </w:r>
          <w:ins w:id="191" w:author="Usuario" w:date="2009-11-17T20:30:00Z">
            <w:r>
              <w:rPr>
                <w:noProof/>
              </w:rPr>
              <w:t>62</w:t>
            </w:r>
            <w:r>
              <w:rPr>
                <w:noProof/>
              </w:rPr>
              <w:fldChar w:fldCharType="end"/>
            </w:r>
          </w:ins>
        </w:p>
        <w:p w:rsidR="00562882" w:rsidRDefault="00562882">
          <w:pPr>
            <w:pStyle w:val="TDC2"/>
            <w:tabs>
              <w:tab w:val="left" w:pos="880"/>
              <w:tab w:val="right" w:leader="dot" w:pos="9395"/>
            </w:tabs>
            <w:rPr>
              <w:ins w:id="192" w:author="Usuario" w:date="2009-11-17T20:30:00Z"/>
              <w:rFonts w:asciiTheme="minorHAnsi" w:eastAsiaTheme="minorEastAsia" w:hAnsiTheme="minorHAnsi"/>
              <w:noProof/>
              <w:sz w:val="22"/>
              <w:lang w:eastAsia="es-CL"/>
            </w:rPr>
          </w:pPr>
          <w:ins w:id="193" w:author="Usuario" w:date="2009-11-17T20:30:00Z">
            <w:r>
              <w:rPr>
                <w:noProof/>
              </w:rPr>
              <w:t>21.</w:t>
            </w:r>
            <w:r>
              <w:rPr>
                <w:rFonts w:asciiTheme="minorHAnsi" w:eastAsiaTheme="minorEastAsia" w:hAnsiTheme="minorHAnsi"/>
                <w:noProof/>
                <w:sz w:val="22"/>
                <w:lang w:eastAsia="es-CL"/>
              </w:rPr>
              <w:tab/>
            </w:r>
            <w:r>
              <w:rPr>
                <w:noProof/>
              </w:rPr>
              <w:t>Anexos.</w:t>
            </w:r>
            <w:r>
              <w:rPr>
                <w:noProof/>
              </w:rPr>
              <w:tab/>
            </w:r>
            <w:r>
              <w:rPr>
                <w:noProof/>
              </w:rPr>
              <w:fldChar w:fldCharType="begin"/>
            </w:r>
            <w:r>
              <w:rPr>
                <w:noProof/>
              </w:rPr>
              <w:instrText xml:space="preserve"> PAGEREF _Toc246253247 \h </w:instrText>
            </w:r>
            <w:r>
              <w:rPr>
                <w:noProof/>
              </w:rPr>
            </w:r>
          </w:ins>
          <w:r>
            <w:rPr>
              <w:noProof/>
            </w:rPr>
            <w:fldChar w:fldCharType="separate"/>
          </w:r>
          <w:ins w:id="194" w:author="Usuario" w:date="2009-11-17T20:30:00Z">
            <w:r>
              <w:rPr>
                <w:noProof/>
              </w:rPr>
              <w:t>63</w:t>
            </w:r>
            <w:r>
              <w:rPr>
                <w:noProof/>
              </w:rPr>
              <w:fldChar w:fldCharType="end"/>
            </w:r>
          </w:ins>
        </w:p>
        <w:p w:rsidR="00562882" w:rsidRDefault="00562882">
          <w:pPr>
            <w:pStyle w:val="TDC2"/>
            <w:tabs>
              <w:tab w:val="left" w:pos="1100"/>
              <w:tab w:val="right" w:leader="dot" w:pos="9395"/>
            </w:tabs>
            <w:rPr>
              <w:ins w:id="195" w:author="Usuario" w:date="2009-11-17T20:30:00Z"/>
              <w:rFonts w:asciiTheme="minorHAnsi" w:eastAsiaTheme="minorEastAsia" w:hAnsiTheme="minorHAnsi"/>
              <w:noProof/>
              <w:sz w:val="22"/>
              <w:lang w:eastAsia="es-CL"/>
            </w:rPr>
          </w:pPr>
          <w:ins w:id="196" w:author="Usuario" w:date="2009-11-17T20:30:00Z">
            <w:r>
              <w:rPr>
                <w:noProof/>
              </w:rPr>
              <w:t>21.1.</w:t>
            </w:r>
            <w:r>
              <w:rPr>
                <w:rFonts w:asciiTheme="minorHAnsi" w:eastAsiaTheme="minorEastAsia" w:hAnsiTheme="minorHAnsi"/>
                <w:noProof/>
                <w:sz w:val="22"/>
                <w:lang w:eastAsia="es-CL"/>
              </w:rPr>
              <w:tab/>
            </w:r>
            <w:r>
              <w:rPr>
                <w:noProof/>
              </w:rPr>
              <w:t>Carta Gantt.</w:t>
            </w:r>
            <w:r>
              <w:rPr>
                <w:noProof/>
              </w:rPr>
              <w:tab/>
            </w:r>
            <w:r>
              <w:rPr>
                <w:noProof/>
              </w:rPr>
              <w:fldChar w:fldCharType="begin"/>
            </w:r>
            <w:r>
              <w:rPr>
                <w:noProof/>
              </w:rPr>
              <w:instrText xml:space="preserve"> PAGEREF _Toc246253248 \h </w:instrText>
            </w:r>
            <w:r>
              <w:rPr>
                <w:noProof/>
              </w:rPr>
            </w:r>
          </w:ins>
          <w:r>
            <w:rPr>
              <w:noProof/>
            </w:rPr>
            <w:fldChar w:fldCharType="separate"/>
          </w:r>
          <w:ins w:id="197" w:author="Usuario" w:date="2009-11-17T20:30:00Z">
            <w:r>
              <w:rPr>
                <w:noProof/>
              </w:rPr>
              <w:t>63</w:t>
            </w:r>
            <w:r>
              <w:rPr>
                <w:noProof/>
              </w:rPr>
              <w:fldChar w:fldCharType="end"/>
            </w:r>
          </w:ins>
        </w:p>
        <w:p w:rsidR="00AD011D" w:rsidDel="00562882" w:rsidRDefault="00AD011D">
          <w:pPr>
            <w:pStyle w:val="TDC1"/>
            <w:rPr>
              <w:del w:id="198" w:author="Usuario" w:date="2009-11-17T20:30:00Z"/>
              <w:rFonts w:asciiTheme="minorHAnsi" w:eastAsiaTheme="minorEastAsia" w:hAnsiTheme="minorHAnsi"/>
              <w:noProof/>
              <w:sz w:val="22"/>
              <w:lang w:val="es-ES" w:eastAsia="es-ES"/>
            </w:rPr>
          </w:pPr>
          <w:del w:id="199" w:author="Usuario" w:date="2009-11-17T20:30:00Z">
            <w:r w:rsidDel="00562882">
              <w:rPr>
                <w:noProof/>
              </w:rPr>
              <w:delText>Capítulo I: Introducción</w:delText>
            </w:r>
            <w:r w:rsidDel="00562882">
              <w:rPr>
                <w:noProof/>
              </w:rPr>
              <w:tab/>
              <w:delText>4</w:delText>
            </w:r>
          </w:del>
        </w:p>
        <w:p w:rsidR="00AD011D" w:rsidDel="00562882" w:rsidRDefault="00AD011D">
          <w:pPr>
            <w:pStyle w:val="TDC2"/>
            <w:tabs>
              <w:tab w:val="left" w:pos="660"/>
              <w:tab w:val="right" w:leader="dot" w:pos="9395"/>
            </w:tabs>
            <w:rPr>
              <w:del w:id="200" w:author="Usuario" w:date="2009-11-17T20:30:00Z"/>
              <w:rFonts w:asciiTheme="minorHAnsi" w:eastAsiaTheme="minorEastAsia" w:hAnsiTheme="minorHAnsi"/>
              <w:noProof/>
              <w:sz w:val="22"/>
              <w:lang w:val="es-ES" w:eastAsia="es-ES"/>
            </w:rPr>
          </w:pPr>
          <w:del w:id="201" w:author="Usuario" w:date="2009-11-17T20:30:00Z">
            <w:r w:rsidDel="00562882">
              <w:rPr>
                <w:noProof/>
              </w:rPr>
              <w:delText>1.</w:delText>
            </w:r>
            <w:r w:rsidDel="00562882">
              <w:rPr>
                <w:rFonts w:asciiTheme="minorHAnsi" w:eastAsiaTheme="minorEastAsia" w:hAnsiTheme="minorHAnsi"/>
                <w:noProof/>
                <w:sz w:val="22"/>
                <w:lang w:val="es-ES" w:eastAsia="es-ES"/>
              </w:rPr>
              <w:tab/>
            </w:r>
            <w:r w:rsidDel="00562882">
              <w:rPr>
                <w:noProof/>
              </w:rPr>
              <w:delText>Antecedentes.</w:delText>
            </w:r>
            <w:r w:rsidDel="00562882">
              <w:rPr>
                <w:noProof/>
              </w:rPr>
              <w:tab/>
              <w:delText>4</w:delText>
            </w:r>
          </w:del>
        </w:p>
        <w:p w:rsidR="00AD011D" w:rsidDel="00562882" w:rsidRDefault="00AD011D">
          <w:pPr>
            <w:pStyle w:val="TDC2"/>
            <w:tabs>
              <w:tab w:val="left" w:pos="660"/>
              <w:tab w:val="right" w:leader="dot" w:pos="9395"/>
            </w:tabs>
            <w:rPr>
              <w:del w:id="202" w:author="Usuario" w:date="2009-11-17T20:30:00Z"/>
              <w:rFonts w:asciiTheme="minorHAnsi" w:eastAsiaTheme="minorEastAsia" w:hAnsiTheme="minorHAnsi"/>
              <w:noProof/>
              <w:sz w:val="22"/>
              <w:lang w:val="es-ES" w:eastAsia="es-ES"/>
            </w:rPr>
          </w:pPr>
          <w:del w:id="203" w:author="Usuario" w:date="2009-11-17T20:30:00Z">
            <w:r w:rsidDel="00562882">
              <w:rPr>
                <w:noProof/>
              </w:rPr>
              <w:delText>2.</w:delText>
            </w:r>
            <w:r w:rsidDel="00562882">
              <w:rPr>
                <w:rFonts w:asciiTheme="minorHAnsi" w:eastAsiaTheme="minorEastAsia" w:hAnsiTheme="minorHAnsi"/>
                <w:noProof/>
                <w:sz w:val="22"/>
                <w:lang w:val="es-ES" w:eastAsia="es-ES"/>
              </w:rPr>
              <w:tab/>
            </w:r>
            <w:r w:rsidDel="00562882">
              <w:rPr>
                <w:noProof/>
              </w:rPr>
              <w:delText>Descripción de la organización.</w:delText>
            </w:r>
            <w:r w:rsidDel="00562882">
              <w:rPr>
                <w:noProof/>
              </w:rPr>
              <w:tab/>
              <w:delText>6</w:delText>
            </w:r>
          </w:del>
        </w:p>
        <w:p w:rsidR="00AD011D" w:rsidDel="00562882" w:rsidRDefault="00AD011D">
          <w:pPr>
            <w:pStyle w:val="TDC2"/>
            <w:tabs>
              <w:tab w:val="left" w:pos="880"/>
              <w:tab w:val="right" w:leader="dot" w:pos="9395"/>
            </w:tabs>
            <w:rPr>
              <w:del w:id="204" w:author="Usuario" w:date="2009-11-17T20:30:00Z"/>
              <w:rFonts w:asciiTheme="minorHAnsi" w:eastAsiaTheme="minorEastAsia" w:hAnsiTheme="minorHAnsi"/>
              <w:noProof/>
              <w:sz w:val="22"/>
              <w:lang w:val="es-ES" w:eastAsia="es-ES"/>
            </w:rPr>
          </w:pPr>
          <w:del w:id="205" w:author="Usuario" w:date="2009-11-17T20:30:00Z">
            <w:r w:rsidDel="00562882">
              <w:rPr>
                <w:noProof/>
              </w:rPr>
              <w:delText>2.1.</w:delText>
            </w:r>
            <w:r w:rsidDel="00562882">
              <w:rPr>
                <w:rFonts w:asciiTheme="minorHAnsi" w:eastAsiaTheme="minorEastAsia" w:hAnsiTheme="minorHAnsi"/>
                <w:noProof/>
                <w:sz w:val="22"/>
                <w:lang w:val="es-ES" w:eastAsia="es-ES"/>
              </w:rPr>
              <w:tab/>
            </w:r>
            <w:r w:rsidDel="00562882">
              <w:rPr>
                <w:noProof/>
              </w:rPr>
              <w:delText>Funciones de la empresa.</w:delText>
            </w:r>
            <w:r w:rsidDel="00562882">
              <w:rPr>
                <w:noProof/>
              </w:rPr>
              <w:tab/>
              <w:delText>6</w:delText>
            </w:r>
          </w:del>
        </w:p>
        <w:p w:rsidR="00AD011D" w:rsidDel="00562882" w:rsidRDefault="00AD011D">
          <w:pPr>
            <w:pStyle w:val="TDC2"/>
            <w:tabs>
              <w:tab w:val="left" w:pos="880"/>
              <w:tab w:val="right" w:leader="dot" w:pos="9395"/>
            </w:tabs>
            <w:rPr>
              <w:del w:id="206" w:author="Usuario" w:date="2009-11-17T20:30:00Z"/>
              <w:rFonts w:asciiTheme="minorHAnsi" w:eastAsiaTheme="minorEastAsia" w:hAnsiTheme="minorHAnsi"/>
              <w:noProof/>
              <w:sz w:val="22"/>
              <w:lang w:val="es-ES" w:eastAsia="es-ES"/>
            </w:rPr>
          </w:pPr>
          <w:del w:id="207" w:author="Usuario" w:date="2009-11-17T20:30:00Z">
            <w:r w:rsidDel="00562882">
              <w:rPr>
                <w:noProof/>
              </w:rPr>
              <w:delText>2.2.</w:delText>
            </w:r>
            <w:r w:rsidDel="00562882">
              <w:rPr>
                <w:rFonts w:asciiTheme="minorHAnsi" w:eastAsiaTheme="minorEastAsia" w:hAnsiTheme="minorHAnsi"/>
                <w:noProof/>
                <w:sz w:val="22"/>
                <w:lang w:val="es-ES" w:eastAsia="es-ES"/>
              </w:rPr>
              <w:tab/>
            </w:r>
            <w:r w:rsidDel="00562882">
              <w:rPr>
                <w:noProof/>
              </w:rPr>
              <w:delText>Estructura Organizacional.</w:delText>
            </w:r>
            <w:r w:rsidDel="00562882">
              <w:rPr>
                <w:noProof/>
              </w:rPr>
              <w:tab/>
              <w:delText>6</w:delText>
            </w:r>
          </w:del>
        </w:p>
        <w:p w:rsidR="00AD011D" w:rsidDel="00562882" w:rsidRDefault="00AD011D">
          <w:pPr>
            <w:pStyle w:val="TDC2"/>
            <w:tabs>
              <w:tab w:val="left" w:pos="880"/>
              <w:tab w:val="right" w:leader="dot" w:pos="9395"/>
            </w:tabs>
            <w:rPr>
              <w:del w:id="208" w:author="Usuario" w:date="2009-11-17T20:30:00Z"/>
              <w:rFonts w:asciiTheme="minorHAnsi" w:eastAsiaTheme="minorEastAsia" w:hAnsiTheme="minorHAnsi"/>
              <w:noProof/>
              <w:sz w:val="22"/>
              <w:lang w:val="es-ES" w:eastAsia="es-ES"/>
            </w:rPr>
          </w:pPr>
          <w:del w:id="209" w:author="Usuario" w:date="2009-11-17T20:30:00Z">
            <w:r w:rsidDel="00562882">
              <w:rPr>
                <w:noProof/>
              </w:rPr>
              <w:delText>2.3.</w:delText>
            </w:r>
            <w:r w:rsidDel="00562882">
              <w:rPr>
                <w:rFonts w:asciiTheme="minorHAnsi" w:eastAsiaTheme="minorEastAsia" w:hAnsiTheme="minorHAnsi"/>
                <w:noProof/>
                <w:sz w:val="22"/>
                <w:lang w:val="es-ES" w:eastAsia="es-ES"/>
              </w:rPr>
              <w:tab/>
            </w:r>
            <w:r w:rsidDel="00562882">
              <w:rPr>
                <w:noProof/>
              </w:rPr>
              <w:delText>Metodología de trabajo.</w:delText>
            </w:r>
            <w:r w:rsidDel="00562882">
              <w:rPr>
                <w:noProof/>
              </w:rPr>
              <w:tab/>
              <w:delText>8</w:delText>
            </w:r>
          </w:del>
        </w:p>
        <w:p w:rsidR="00AD011D" w:rsidDel="00562882" w:rsidRDefault="00AD011D">
          <w:pPr>
            <w:pStyle w:val="TDC2"/>
            <w:tabs>
              <w:tab w:val="left" w:pos="660"/>
              <w:tab w:val="right" w:leader="dot" w:pos="9395"/>
            </w:tabs>
            <w:rPr>
              <w:del w:id="210" w:author="Usuario" w:date="2009-11-17T20:30:00Z"/>
              <w:rFonts w:asciiTheme="minorHAnsi" w:eastAsiaTheme="minorEastAsia" w:hAnsiTheme="minorHAnsi"/>
              <w:noProof/>
              <w:sz w:val="22"/>
              <w:lang w:val="es-ES" w:eastAsia="es-ES"/>
            </w:rPr>
          </w:pPr>
          <w:del w:id="211" w:author="Usuario" w:date="2009-11-17T20:30:00Z">
            <w:r w:rsidDel="00562882">
              <w:rPr>
                <w:noProof/>
              </w:rPr>
              <w:delText>3.</w:delText>
            </w:r>
            <w:r w:rsidDel="00562882">
              <w:rPr>
                <w:rFonts w:asciiTheme="minorHAnsi" w:eastAsiaTheme="minorEastAsia" w:hAnsiTheme="minorHAnsi"/>
                <w:noProof/>
                <w:sz w:val="22"/>
                <w:lang w:val="es-ES" w:eastAsia="es-ES"/>
              </w:rPr>
              <w:tab/>
            </w:r>
            <w:r w:rsidDel="00562882">
              <w:rPr>
                <w:noProof/>
              </w:rPr>
              <w:delText>Descripción del problema.</w:delText>
            </w:r>
            <w:r w:rsidDel="00562882">
              <w:rPr>
                <w:noProof/>
              </w:rPr>
              <w:tab/>
              <w:delText>10</w:delText>
            </w:r>
          </w:del>
        </w:p>
        <w:p w:rsidR="00AD011D" w:rsidDel="00562882" w:rsidRDefault="00AD011D">
          <w:pPr>
            <w:pStyle w:val="TDC2"/>
            <w:tabs>
              <w:tab w:val="left" w:pos="660"/>
              <w:tab w:val="right" w:leader="dot" w:pos="9395"/>
            </w:tabs>
            <w:rPr>
              <w:del w:id="212" w:author="Usuario" w:date="2009-11-17T20:30:00Z"/>
              <w:rFonts w:asciiTheme="minorHAnsi" w:eastAsiaTheme="minorEastAsia" w:hAnsiTheme="minorHAnsi"/>
              <w:noProof/>
              <w:sz w:val="22"/>
              <w:lang w:val="es-ES" w:eastAsia="es-ES"/>
            </w:rPr>
          </w:pPr>
          <w:del w:id="213" w:author="Usuario" w:date="2009-11-17T20:30:00Z">
            <w:r w:rsidDel="00562882">
              <w:rPr>
                <w:noProof/>
              </w:rPr>
              <w:delText>4.</w:delText>
            </w:r>
            <w:r w:rsidDel="00562882">
              <w:rPr>
                <w:rFonts w:asciiTheme="minorHAnsi" w:eastAsiaTheme="minorEastAsia" w:hAnsiTheme="minorHAnsi"/>
                <w:noProof/>
                <w:sz w:val="22"/>
                <w:lang w:val="es-ES" w:eastAsia="es-ES"/>
              </w:rPr>
              <w:tab/>
            </w:r>
            <w:r w:rsidDel="00562882">
              <w:rPr>
                <w:noProof/>
              </w:rPr>
              <w:delText>Formulación y delimitación del proyecto.</w:delText>
            </w:r>
            <w:r w:rsidDel="00562882">
              <w:rPr>
                <w:noProof/>
              </w:rPr>
              <w:tab/>
              <w:delText>10</w:delText>
            </w:r>
          </w:del>
        </w:p>
        <w:p w:rsidR="00AD011D" w:rsidDel="00562882" w:rsidRDefault="00AD011D">
          <w:pPr>
            <w:pStyle w:val="TDC1"/>
            <w:rPr>
              <w:del w:id="214" w:author="Usuario" w:date="2009-11-17T20:30:00Z"/>
              <w:rFonts w:asciiTheme="minorHAnsi" w:eastAsiaTheme="minorEastAsia" w:hAnsiTheme="minorHAnsi"/>
              <w:noProof/>
              <w:sz w:val="22"/>
              <w:lang w:val="es-ES" w:eastAsia="es-ES"/>
            </w:rPr>
          </w:pPr>
          <w:del w:id="215" w:author="Usuario" w:date="2009-11-17T20:30:00Z">
            <w:r w:rsidDel="00562882">
              <w:rPr>
                <w:noProof/>
              </w:rPr>
              <w:delText>Capítulo II: Marco Teórico.</w:delText>
            </w:r>
            <w:r w:rsidDel="00562882">
              <w:rPr>
                <w:noProof/>
              </w:rPr>
              <w:tab/>
              <w:delText>11</w:delText>
            </w:r>
          </w:del>
        </w:p>
        <w:p w:rsidR="00AD011D" w:rsidDel="00562882" w:rsidRDefault="00AD011D">
          <w:pPr>
            <w:pStyle w:val="TDC2"/>
            <w:tabs>
              <w:tab w:val="left" w:pos="660"/>
              <w:tab w:val="right" w:leader="dot" w:pos="9395"/>
            </w:tabs>
            <w:rPr>
              <w:del w:id="216" w:author="Usuario" w:date="2009-11-17T20:30:00Z"/>
              <w:rFonts w:asciiTheme="minorHAnsi" w:eastAsiaTheme="minorEastAsia" w:hAnsiTheme="minorHAnsi"/>
              <w:noProof/>
              <w:sz w:val="22"/>
              <w:lang w:val="es-ES" w:eastAsia="es-ES"/>
            </w:rPr>
          </w:pPr>
          <w:del w:id="217" w:author="Usuario" w:date="2009-11-17T20:30:00Z">
            <w:r w:rsidDel="00562882">
              <w:rPr>
                <w:noProof/>
              </w:rPr>
              <w:delText>5.</w:delText>
            </w:r>
            <w:r w:rsidDel="00562882">
              <w:rPr>
                <w:rFonts w:asciiTheme="minorHAnsi" w:eastAsiaTheme="minorEastAsia" w:hAnsiTheme="minorHAnsi"/>
                <w:noProof/>
                <w:sz w:val="22"/>
                <w:lang w:val="es-ES" w:eastAsia="es-ES"/>
              </w:rPr>
              <w:tab/>
            </w:r>
            <w:r w:rsidDel="00562882">
              <w:rPr>
                <w:noProof/>
              </w:rPr>
              <w:delText>Conceptos básicos de un servicio técnico electrónico.</w:delText>
            </w:r>
            <w:r w:rsidDel="00562882">
              <w:rPr>
                <w:noProof/>
              </w:rPr>
              <w:tab/>
              <w:delText>11</w:delText>
            </w:r>
          </w:del>
        </w:p>
        <w:p w:rsidR="00AD011D" w:rsidDel="00562882" w:rsidRDefault="00AD011D">
          <w:pPr>
            <w:pStyle w:val="TDC2"/>
            <w:tabs>
              <w:tab w:val="left" w:pos="660"/>
              <w:tab w:val="right" w:leader="dot" w:pos="9395"/>
            </w:tabs>
            <w:rPr>
              <w:del w:id="218" w:author="Usuario" w:date="2009-11-17T20:30:00Z"/>
              <w:rFonts w:asciiTheme="minorHAnsi" w:eastAsiaTheme="minorEastAsia" w:hAnsiTheme="minorHAnsi"/>
              <w:noProof/>
              <w:sz w:val="22"/>
              <w:lang w:val="es-ES" w:eastAsia="es-ES"/>
            </w:rPr>
          </w:pPr>
          <w:del w:id="219" w:author="Usuario" w:date="2009-11-17T20:30:00Z">
            <w:r w:rsidDel="00562882">
              <w:rPr>
                <w:noProof/>
              </w:rPr>
              <w:delText>6.</w:delText>
            </w:r>
            <w:r w:rsidDel="00562882">
              <w:rPr>
                <w:rFonts w:asciiTheme="minorHAnsi" w:eastAsiaTheme="minorEastAsia" w:hAnsiTheme="minorHAnsi"/>
                <w:noProof/>
                <w:sz w:val="22"/>
                <w:lang w:val="es-ES" w:eastAsia="es-ES"/>
              </w:rPr>
              <w:tab/>
            </w:r>
            <w:r w:rsidDel="00562882">
              <w:rPr>
                <w:noProof/>
              </w:rPr>
              <w:delText>Metodología de desarrollo.</w:delText>
            </w:r>
            <w:r w:rsidDel="00562882">
              <w:rPr>
                <w:noProof/>
              </w:rPr>
              <w:tab/>
              <w:delText>14</w:delText>
            </w:r>
          </w:del>
        </w:p>
        <w:p w:rsidR="00AD011D" w:rsidDel="00562882" w:rsidRDefault="00AD011D">
          <w:pPr>
            <w:pStyle w:val="TDC2"/>
            <w:tabs>
              <w:tab w:val="left" w:pos="880"/>
              <w:tab w:val="right" w:leader="dot" w:pos="9395"/>
            </w:tabs>
            <w:rPr>
              <w:del w:id="220" w:author="Usuario" w:date="2009-11-17T20:30:00Z"/>
              <w:rFonts w:asciiTheme="minorHAnsi" w:eastAsiaTheme="minorEastAsia" w:hAnsiTheme="minorHAnsi"/>
              <w:noProof/>
              <w:sz w:val="22"/>
              <w:lang w:val="es-ES" w:eastAsia="es-ES"/>
            </w:rPr>
          </w:pPr>
          <w:del w:id="221" w:author="Usuario" w:date="2009-11-17T20:30:00Z">
            <w:r w:rsidDel="00562882">
              <w:rPr>
                <w:noProof/>
              </w:rPr>
              <w:delText>6.1.</w:delText>
            </w:r>
            <w:r w:rsidDel="00562882">
              <w:rPr>
                <w:rFonts w:asciiTheme="minorHAnsi" w:eastAsiaTheme="minorEastAsia" w:hAnsiTheme="minorHAnsi"/>
                <w:noProof/>
                <w:sz w:val="22"/>
                <w:lang w:val="es-ES" w:eastAsia="es-ES"/>
              </w:rPr>
              <w:tab/>
            </w:r>
            <w:r w:rsidDel="00562882">
              <w:rPr>
                <w:noProof/>
              </w:rPr>
              <w:delText>Modelo cascada</w:delText>
            </w:r>
            <w:r w:rsidDel="00562882">
              <w:rPr>
                <w:noProof/>
              </w:rPr>
              <w:tab/>
              <w:delText>14</w:delText>
            </w:r>
          </w:del>
        </w:p>
        <w:p w:rsidR="00AD011D" w:rsidDel="00562882" w:rsidRDefault="00AD011D">
          <w:pPr>
            <w:pStyle w:val="TDC2"/>
            <w:tabs>
              <w:tab w:val="left" w:pos="880"/>
              <w:tab w:val="right" w:leader="dot" w:pos="9395"/>
            </w:tabs>
            <w:rPr>
              <w:del w:id="222" w:author="Usuario" w:date="2009-11-17T20:30:00Z"/>
              <w:rFonts w:asciiTheme="minorHAnsi" w:eastAsiaTheme="minorEastAsia" w:hAnsiTheme="minorHAnsi"/>
              <w:noProof/>
              <w:sz w:val="22"/>
              <w:lang w:val="es-ES" w:eastAsia="es-ES"/>
            </w:rPr>
          </w:pPr>
          <w:del w:id="223" w:author="Usuario" w:date="2009-11-17T20:30:00Z">
            <w:r w:rsidDel="00562882">
              <w:rPr>
                <w:noProof/>
              </w:rPr>
              <w:delText>6.2.</w:delText>
            </w:r>
            <w:r w:rsidDel="00562882">
              <w:rPr>
                <w:rFonts w:asciiTheme="minorHAnsi" w:eastAsiaTheme="minorEastAsia" w:hAnsiTheme="minorHAnsi"/>
                <w:noProof/>
                <w:sz w:val="22"/>
                <w:lang w:val="es-ES" w:eastAsia="es-ES"/>
              </w:rPr>
              <w:tab/>
            </w:r>
            <w:r w:rsidDel="00562882">
              <w:rPr>
                <w:noProof/>
              </w:rPr>
              <w:delText>Tecnologías de desarrollo.</w:delText>
            </w:r>
            <w:r w:rsidDel="00562882">
              <w:rPr>
                <w:noProof/>
              </w:rPr>
              <w:tab/>
              <w:delText>15</w:delText>
            </w:r>
          </w:del>
        </w:p>
        <w:p w:rsidR="00AD011D" w:rsidDel="00562882" w:rsidRDefault="00AD011D">
          <w:pPr>
            <w:pStyle w:val="TDC1"/>
            <w:rPr>
              <w:del w:id="224" w:author="Usuario" w:date="2009-11-17T20:30:00Z"/>
              <w:rFonts w:asciiTheme="minorHAnsi" w:eastAsiaTheme="minorEastAsia" w:hAnsiTheme="minorHAnsi"/>
              <w:noProof/>
              <w:sz w:val="22"/>
              <w:lang w:val="es-ES" w:eastAsia="es-ES"/>
            </w:rPr>
          </w:pPr>
          <w:del w:id="225" w:author="Usuario" w:date="2009-11-17T20:30:00Z">
            <w:r w:rsidDel="00562882">
              <w:rPr>
                <w:noProof/>
              </w:rPr>
              <w:delText>Capítulo III: Desarrollo del tema.</w:delText>
            </w:r>
            <w:r w:rsidDel="00562882">
              <w:rPr>
                <w:noProof/>
              </w:rPr>
              <w:tab/>
              <w:delText>17</w:delText>
            </w:r>
          </w:del>
        </w:p>
        <w:p w:rsidR="00AD011D" w:rsidDel="00562882" w:rsidRDefault="00AD011D">
          <w:pPr>
            <w:pStyle w:val="TDC2"/>
            <w:tabs>
              <w:tab w:val="left" w:pos="660"/>
              <w:tab w:val="right" w:leader="dot" w:pos="9395"/>
            </w:tabs>
            <w:rPr>
              <w:del w:id="226" w:author="Usuario" w:date="2009-11-17T20:30:00Z"/>
              <w:rFonts w:asciiTheme="minorHAnsi" w:eastAsiaTheme="minorEastAsia" w:hAnsiTheme="minorHAnsi"/>
              <w:noProof/>
              <w:sz w:val="22"/>
              <w:lang w:val="es-ES" w:eastAsia="es-ES"/>
            </w:rPr>
          </w:pPr>
          <w:del w:id="227" w:author="Usuario" w:date="2009-11-17T20:30:00Z">
            <w:r w:rsidDel="00562882">
              <w:rPr>
                <w:noProof/>
              </w:rPr>
              <w:delText>7.</w:delText>
            </w:r>
            <w:r w:rsidDel="00562882">
              <w:rPr>
                <w:rFonts w:asciiTheme="minorHAnsi" w:eastAsiaTheme="minorEastAsia" w:hAnsiTheme="minorHAnsi"/>
                <w:noProof/>
                <w:sz w:val="22"/>
                <w:lang w:val="es-ES" w:eastAsia="es-ES"/>
              </w:rPr>
              <w:tab/>
            </w:r>
            <w:r w:rsidDel="00562882">
              <w:rPr>
                <w:noProof/>
              </w:rPr>
              <w:delText>Objetivos.</w:delText>
            </w:r>
            <w:r w:rsidDel="00562882">
              <w:rPr>
                <w:noProof/>
              </w:rPr>
              <w:tab/>
              <w:delText>17</w:delText>
            </w:r>
          </w:del>
        </w:p>
        <w:p w:rsidR="00AD011D" w:rsidDel="00562882" w:rsidRDefault="00AD011D">
          <w:pPr>
            <w:pStyle w:val="TDC2"/>
            <w:tabs>
              <w:tab w:val="left" w:pos="880"/>
              <w:tab w:val="right" w:leader="dot" w:pos="9395"/>
            </w:tabs>
            <w:rPr>
              <w:del w:id="228" w:author="Usuario" w:date="2009-11-17T20:30:00Z"/>
              <w:rFonts w:asciiTheme="minorHAnsi" w:eastAsiaTheme="minorEastAsia" w:hAnsiTheme="minorHAnsi"/>
              <w:noProof/>
              <w:sz w:val="22"/>
              <w:lang w:val="es-ES" w:eastAsia="es-ES"/>
            </w:rPr>
          </w:pPr>
          <w:del w:id="229" w:author="Usuario" w:date="2009-11-17T20:30:00Z">
            <w:r w:rsidDel="00562882">
              <w:rPr>
                <w:noProof/>
              </w:rPr>
              <w:delText>7.1.</w:delText>
            </w:r>
            <w:r w:rsidDel="00562882">
              <w:rPr>
                <w:rFonts w:asciiTheme="minorHAnsi" w:eastAsiaTheme="minorEastAsia" w:hAnsiTheme="minorHAnsi"/>
                <w:noProof/>
                <w:sz w:val="22"/>
                <w:lang w:val="es-ES" w:eastAsia="es-ES"/>
              </w:rPr>
              <w:tab/>
            </w:r>
            <w:r w:rsidDel="00562882">
              <w:rPr>
                <w:noProof/>
              </w:rPr>
              <w:delText>Objetivos Generales.</w:delText>
            </w:r>
            <w:r w:rsidDel="00562882">
              <w:rPr>
                <w:noProof/>
              </w:rPr>
              <w:tab/>
              <w:delText>17</w:delText>
            </w:r>
          </w:del>
        </w:p>
        <w:p w:rsidR="00AD011D" w:rsidDel="00562882" w:rsidRDefault="00AD011D">
          <w:pPr>
            <w:pStyle w:val="TDC2"/>
            <w:tabs>
              <w:tab w:val="left" w:pos="880"/>
              <w:tab w:val="right" w:leader="dot" w:pos="9395"/>
            </w:tabs>
            <w:rPr>
              <w:del w:id="230" w:author="Usuario" w:date="2009-11-17T20:30:00Z"/>
              <w:rFonts w:asciiTheme="minorHAnsi" w:eastAsiaTheme="minorEastAsia" w:hAnsiTheme="minorHAnsi"/>
              <w:noProof/>
              <w:sz w:val="22"/>
              <w:lang w:val="es-ES" w:eastAsia="es-ES"/>
            </w:rPr>
          </w:pPr>
          <w:del w:id="231" w:author="Usuario" w:date="2009-11-17T20:30:00Z">
            <w:r w:rsidDel="00562882">
              <w:rPr>
                <w:noProof/>
              </w:rPr>
              <w:delText>7.2.</w:delText>
            </w:r>
            <w:r w:rsidDel="00562882">
              <w:rPr>
                <w:rFonts w:asciiTheme="minorHAnsi" w:eastAsiaTheme="minorEastAsia" w:hAnsiTheme="minorHAnsi"/>
                <w:noProof/>
                <w:sz w:val="22"/>
                <w:lang w:val="es-ES" w:eastAsia="es-ES"/>
              </w:rPr>
              <w:tab/>
            </w:r>
            <w:r w:rsidDel="00562882">
              <w:rPr>
                <w:noProof/>
              </w:rPr>
              <w:delText>Objetivos Específicos.</w:delText>
            </w:r>
            <w:r w:rsidDel="00562882">
              <w:rPr>
                <w:noProof/>
              </w:rPr>
              <w:tab/>
              <w:delText>17</w:delText>
            </w:r>
          </w:del>
        </w:p>
        <w:p w:rsidR="00AD011D" w:rsidDel="00562882" w:rsidRDefault="00AD011D">
          <w:pPr>
            <w:pStyle w:val="TDC2"/>
            <w:tabs>
              <w:tab w:val="left" w:pos="660"/>
              <w:tab w:val="right" w:leader="dot" w:pos="9395"/>
            </w:tabs>
            <w:rPr>
              <w:del w:id="232" w:author="Usuario" w:date="2009-11-17T20:30:00Z"/>
              <w:rFonts w:asciiTheme="minorHAnsi" w:eastAsiaTheme="minorEastAsia" w:hAnsiTheme="minorHAnsi"/>
              <w:noProof/>
              <w:sz w:val="22"/>
              <w:lang w:val="es-ES" w:eastAsia="es-ES"/>
            </w:rPr>
          </w:pPr>
          <w:del w:id="233" w:author="Usuario" w:date="2009-11-17T20:30:00Z">
            <w:r w:rsidDel="00562882">
              <w:rPr>
                <w:noProof/>
              </w:rPr>
              <w:delText>8.</w:delText>
            </w:r>
            <w:r w:rsidDel="00562882">
              <w:rPr>
                <w:rFonts w:asciiTheme="minorHAnsi" w:eastAsiaTheme="minorEastAsia" w:hAnsiTheme="minorHAnsi"/>
                <w:noProof/>
                <w:sz w:val="22"/>
                <w:lang w:val="es-ES" w:eastAsia="es-ES"/>
              </w:rPr>
              <w:tab/>
            </w:r>
            <w:r w:rsidDel="00562882">
              <w:rPr>
                <w:noProof/>
              </w:rPr>
              <w:delText>Propuesta Solución.</w:delText>
            </w:r>
            <w:r w:rsidDel="00562882">
              <w:rPr>
                <w:noProof/>
              </w:rPr>
              <w:tab/>
              <w:delText>18</w:delText>
            </w:r>
          </w:del>
        </w:p>
        <w:p w:rsidR="00AD011D" w:rsidDel="00562882" w:rsidRDefault="00AD011D">
          <w:pPr>
            <w:pStyle w:val="TDC2"/>
            <w:tabs>
              <w:tab w:val="left" w:pos="880"/>
              <w:tab w:val="right" w:leader="dot" w:pos="9395"/>
            </w:tabs>
            <w:rPr>
              <w:del w:id="234" w:author="Usuario" w:date="2009-11-17T20:30:00Z"/>
              <w:rFonts w:asciiTheme="minorHAnsi" w:eastAsiaTheme="minorEastAsia" w:hAnsiTheme="minorHAnsi"/>
              <w:noProof/>
              <w:sz w:val="22"/>
              <w:lang w:val="es-ES" w:eastAsia="es-ES"/>
            </w:rPr>
          </w:pPr>
          <w:del w:id="235" w:author="Usuario" w:date="2009-11-17T20:30:00Z">
            <w:r w:rsidDel="00562882">
              <w:rPr>
                <w:noProof/>
              </w:rPr>
              <w:delText>8.1.</w:delText>
            </w:r>
            <w:r w:rsidDel="00562882">
              <w:rPr>
                <w:rFonts w:asciiTheme="minorHAnsi" w:eastAsiaTheme="minorEastAsia" w:hAnsiTheme="minorHAnsi"/>
                <w:noProof/>
                <w:sz w:val="22"/>
                <w:lang w:val="es-ES" w:eastAsia="es-ES"/>
              </w:rPr>
              <w:tab/>
            </w:r>
            <w:r w:rsidDel="00562882">
              <w:rPr>
                <w:noProof/>
              </w:rPr>
              <w:delText>Alternativas.</w:delText>
            </w:r>
            <w:r w:rsidDel="00562882">
              <w:rPr>
                <w:noProof/>
              </w:rPr>
              <w:tab/>
              <w:delText>18</w:delText>
            </w:r>
          </w:del>
        </w:p>
        <w:p w:rsidR="00AD011D" w:rsidDel="00562882" w:rsidRDefault="00AD011D">
          <w:pPr>
            <w:pStyle w:val="TDC2"/>
            <w:tabs>
              <w:tab w:val="left" w:pos="1100"/>
              <w:tab w:val="right" w:leader="dot" w:pos="9395"/>
            </w:tabs>
            <w:rPr>
              <w:del w:id="236" w:author="Usuario" w:date="2009-11-17T20:30:00Z"/>
              <w:rFonts w:asciiTheme="minorHAnsi" w:eastAsiaTheme="minorEastAsia" w:hAnsiTheme="minorHAnsi"/>
              <w:noProof/>
              <w:sz w:val="22"/>
              <w:lang w:val="es-ES" w:eastAsia="es-ES"/>
            </w:rPr>
          </w:pPr>
          <w:del w:id="237" w:author="Usuario" w:date="2009-11-17T20:30:00Z">
            <w:r w:rsidDel="00562882">
              <w:rPr>
                <w:noProof/>
              </w:rPr>
              <w:delText>8.1.1.</w:delText>
            </w:r>
            <w:r w:rsidDel="00562882">
              <w:rPr>
                <w:rFonts w:asciiTheme="minorHAnsi" w:eastAsiaTheme="minorEastAsia" w:hAnsiTheme="minorHAnsi"/>
                <w:noProof/>
                <w:sz w:val="22"/>
                <w:lang w:val="es-ES" w:eastAsia="es-ES"/>
              </w:rPr>
              <w:tab/>
            </w:r>
            <w:r w:rsidDel="00562882">
              <w:rPr>
                <w:noProof/>
              </w:rPr>
              <w:delText>Sistemas ERP.</w:delText>
            </w:r>
            <w:r w:rsidDel="00562882">
              <w:rPr>
                <w:noProof/>
              </w:rPr>
              <w:tab/>
              <w:delText>18</w:delText>
            </w:r>
          </w:del>
        </w:p>
        <w:p w:rsidR="00AD011D" w:rsidDel="00562882" w:rsidRDefault="00AD011D">
          <w:pPr>
            <w:pStyle w:val="TDC2"/>
            <w:tabs>
              <w:tab w:val="left" w:pos="1100"/>
              <w:tab w:val="right" w:leader="dot" w:pos="9395"/>
            </w:tabs>
            <w:rPr>
              <w:del w:id="238" w:author="Usuario" w:date="2009-11-17T20:30:00Z"/>
              <w:rFonts w:asciiTheme="minorHAnsi" w:eastAsiaTheme="minorEastAsia" w:hAnsiTheme="minorHAnsi"/>
              <w:noProof/>
              <w:sz w:val="22"/>
              <w:lang w:val="es-ES" w:eastAsia="es-ES"/>
            </w:rPr>
          </w:pPr>
          <w:del w:id="239" w:author="Usuario" w:date="2009-11-17T20:30:00Z">
            <w:r w:rsidDel="00562882">
              <w:rPr>
                <w:noProof/>
              </w:rPr>
              <w:delText>8.1.2.</w:delText>
            </w:r>
            <w:r w:rsidDel="00562882">
              <w:rPr>
                <w:rFonts w:asciiTheme="minorHAnsi" w:eastAsiaTheme="minorEastAsia" w:hAnsiTheme="minorHAnsi"/>
                <w:noProof/>
                <w:sz w:val="22"/>
                <w:lang w:val="es-ES" w:eastAsia="es-ES"/>
              </w:rPr>
              <w:tab/>
            </w:r>
            <w:r w:rsidDel="00562882">
              <w:rPr>
                <w:noProof/>
              </w:rPr>
              <w:delText>Sistema desarrollado a la medida para cliente.</w:delText>
            </w:r>
            <w:r w:rsidDel="00562882">
              <w:rPr>
                <w:noProof/>
              </w:rPr>
              <w:tab/>
              <w:delText>18</w:delText>
            </w:r>
          </w:del>
        </w:p>
        <w:p w:rsidR="00AD011D" w:rsidDel="00562882" w:rsidRDefault="00AD011D">
          <w:pPr>
            <w:pStyle w:val="TDC2"/>
            <w:tabs>
              <w:tab w:val="left" w:pos="1100"/>
              <w:tab w:val="right" w:leader="dot" w:pos="9395"/>
            </w:tabs>
            <w:rPr>
              <w:del w:id="240" w:author="Usuario" w:date="2009-11-17T20:30:00Z"/>
              <w:rFonts w:asciiTheme="minorHAnsi" w:eastAsiaTheme="minorEastAsia" w:hAnsiTheme="minorHAnsi"/>
              <w:noProof/>
              <w:sz w:val="22"/>
              <w:lang w:val="es-ES" w:eastAsia="es-ES"/>
            </w:rPr>
          </w:pPr>
          <w:del w:id="241" w:author="Usuario" w:date="2009-11-17T20:30:00Z">
            <w:r w:rsidDel="00562882">
              <w:rPr>
                <w:noProof/>
              </w:rPr>
              <w:delText>8.1.3.</w:delText>
            </w:r>
            <w:r w:rsidDel="00562882">
              <w:rPr>
                <w:rFonts w:asciiTheme="minorHAnsi" w:eastAsiaTheme="minorEastAsia" w:hAnsiTheme="minorHAnsi"/>
                <w:noProof/>
                <w:sz w:val="22"/>
                <w:lang w:val="es-ES" w:eastAsia="es-ES"/>
              </w:rPr>
              <w:tab/>
            </w:r>
            <w:r w:rsidDel="00562882">
              <w:rPr>
                <w:noProof/>
              </w:rPr>
              <w:delText>Sistema desarrollado para rubro de empresa.</w:delText>
            </w:r>
            <w:r w:rsidDel="00562882">
              <w:rPr>
                <w:noProof/>
              </w:rPr>
              <w:tab/>
              <w:delText>18</w:delText>
            </w:r>
          </w:del>
        </w:p>
        <w:p w:rsidR="00AD011D" w:rsidDel="00562882" w:rsidRDefault="00AD011D">
          <w:pPr>
            <w:pStyle w:val="TDC2"/>
            <w:tabs>
              <w:tab w:val="left" w:pos="660"/>
              <w:tab w:val="right" w:leader="dot" w:pos="9395"/>
            </w:tabs>
            <w:rPr>
              <w:del w:id="242" w:author="Usuario" w:date="2009-11-17T20:30:00Z"/>
              <w:rFonts w:asciiTheme="minorHAnsi" w:eastAsiaTheme="minorEastAsia" w:hAnsiTheme="minorHAnsi"/>
              <w:noProof/>
              <w:sz w:val="22"/>
              <w:lang w:val="es-ES" w:eastAsia="es-ES"/>
            </w:rPr>
          </w:pPr>
          <w:del w:id="243" w:author="Usuario" w:date="2009-11-17T20:30:00Z">
            <w:r w:rsidDel="00562882">
              <w:rPr>
                <w:noProof/>
              </w:rPr>
              <w:delText>9.</w:delText>
            </w:r>
            <w:r w:rsidDel="00562882">
              <w:rPr>
                <w:rFonts w:asciiTheme="minorHAnsi" w:eastAsiaTheme="minorEastAsia" w:hAnsiTheme="minorHAnsi"/>
                <w:noProof/>
                <w:sz w:val="22"/>
                <w:lang w:val="es-ES" w:eastAsia="es-ES"/>
              </w:rPr>
              <w:tab/>
            </w:r>
            <w:r w:rsidDel="00562882">
              <w:rPr>
                <w:noProof/>
              </w:rPr>
              <w:delText>Evaluación.</w:delText>
            </w:r>
            <w:r w:rsidDel="00562882">
              <w:rPr>
                <w:noProof/>
              </w:rPr>
              <w:tab/>
              <w:delText>19</w:delText>
            </w:r>
          </w:del>
        </w:p>
        <w:p w:rsidR="00AD011D" w:rsidDel="00562882" w:rsidRDefault="00AD011D">
          <w:pPr>
            <w:pStyle w:val="TDC2"/>
            <w:tabs>
              <w:tab w:val="left" w:pos="880"/>
              <w:tab w:val="right" w:leader="dot" w:pos="9395"/>
            </w:tabs>
            <w:rPr>
              <w:del w:id="244" w:author="Usuario" w:date="2009-11-17T20:30:00Z"/>
              <w:rFonts w:asciiTheme="minorHAnsi" w:eastAsiaTheme="minorEastAsia" w:hAnsiTheme="minorHAnsi"/>
              <w:noProof/>
              <w:sz w:val="22"/>
              <w:lang w:val="es-ES" w:eastAsia="es-ES"/>
            </w:rPr>
          </w:pPr>
          <w:del w:id="245" w:author="Usuario" w:date="2009-11-17T20:30:00Z">
            <w:r w:rsidDel="00562882">
              <w:rPr>
                <w:noProof/>
              </w:rPr>
              <w:delText>10.</w:delText>
            </w:r>
            <w:r w:rsidDel="00562882">
              <w:rPr>
                <w:rFonts w:asciiTheme="minorHAnsi" w:eastAsiaTheme="minorEastAsia" w:hAnsiTheme="minorHAnsi"/>
                <w:noProof/>
                <w:sz w:val="22"/>
                <w:lang w:val="es-ES" w:eastAsia="es-ES"/>
              </w:rPr>
              <w:tab/>
            </w:r>
            <w:r w:rsidDel="00562882">
              <w:rPr>
                <w:noProof/>
              </w:rPr>
              <w:delText>Solución Propuesta.</w:delText>
            </w:r>
            <w:r w:rsidDel="00562882">
              <w:rPr>
                <w:noProof/>
              </w:rPr>
              <w:tab/>
              <w:delText>19</w:delText>
            </w:r>
          </w:del>
        </w:p>
        <w:p w:rsidR="00AD011D" w:rsidDel="00562882" w:rsidRDefault="00AD011D">
          <w:pPr>
            <w:pStyle w:val="TDC2"/>
            <w:tabs>
              <w:tab w:val="left" w:pos="1100"/>
              <w:tab w:val="right" w:leader="dot" w:pos="9395"/>
            </w:tabs>
            <w:rPr>
              <w:del w:id="246" w:author="Usuario" w:date="2009-11-17T20:30:00Z"/>
              <w:rFonts w:asciiTheme="minorHAnsi" w:eastAsiaTheme="minorEastAsia" w:hAnsiTheme="minorHAnsi"/>
              <w:noProof/>
              <w:sz w:val="22"/>
              <w:lang w:val="es-ES" w:eastAsia="es-ES"/>
            </w:rPr>
          </w:pPr>
          <w:del w:id="247" w:author="Usuario" w:date="2009-11-17T20:30:00Z">
            <w:r w:rsidDel="00562882">
              <w:rPr>
                <w:noProof/>
              </w:rPr>
              <w:delText>10.1.</w:delText>
            </w:r>
            <w:r w:rsidDel="00562882">
              <w:rPr>
                <w:rFonts w:asciiTheme="minorHAnsi" w:eastAsiaTheme="minorEastAsia" w:hAnsiTheme="minorHAnsi"/>
                <w:noProof/>
                <w:sz w:val="22"/>
                <w:lang w:val="es-ES" w:eastAsia="es-ES"/>
              </w:rPr>
              <w:tab/>
            </w:r>
            <w:r w:rsidDel="00562882">
              <w:rPr>
                <w:noProof/>
              </w:rPr>
              <w:delText>Factibilidad técnica.</w:delText>
            </w:r>
            <w:r w:rsidDel="00562882">
              <w:rPr>
                <w:noProof/>
              </w:rPr>
              <w:tab/>
              <w:delText>20</w:delText>
            </w:r>
          </w:del>
        </w:p>
        <w:p w:rsidR="00AD011D" w:rsidDel="00562882" w:rsidRDefault="00AD011D">
          <w:pPr>
            <w:pStyle w:val="TDC2"/>
            <w:tabs>
              <w:tab w:val="left" w:pos="1100"/>
              <w:tab w:val="right" w:leader="dot" w:pos="9395"/>
            </w:tabs>
            <w:rPr>
              <w:del w:id="248" w:author="Usuario" w:date="2009-11-17T20:30:00Z"/>
              <w:rFonts w:asciiTheme="minorHAnsi" w:eastAsiaTheme="minorEastAsia" w:hAnsiTheme="minorHAnsi"/>
              <w:noProof/>
              <w:sz w:val="22"/>
              <w:lang w:val="es-ES" w:eastAsia="es-ES"/>
            </w:rPr>
          </w:pPr>
          <w:del w:id="249" w:author="Usuario" w:date="2009-11-17T20:30:00Z">
            <w:r w:rsidDel="00562882">
              <w:rPr>
                <w:noProof/>
              </w:rPr>
              <w:delText>10.2.</w:delText>
            </w:r>
            <w:r w:rsidDel="00562882">
              <w:rPr>
                <w:rFonts w:asciiTheme="minorHAnsi" w:eastAsiaTheme="minorEastAsia" w:hAnsiTheme="minorHAnsi"/>
                <w:noProof/>
                <w:sz w:val="22"/>
                <w:lang w:val="es-ES" w:eastAsia="es-ES"/>
              </w:rPr>
              <w:tab/>
            </w:r>
            <w:r w:rsidDel="00562882">
              <w:rPr>
                <w:noProof/>
              </w:rPr>
              <w:delText>Factibilidad económica.</w:delText>
            </w:r>
            <w:r w:rsidDel="00562882">
              <w:rPr>
                <w:noProof/>
              </w:rPr>
              <w:tab/>
              <w:delText>21</w:delText>
            </w:r>
          </w:del>
        </w:p>
        <w:p w:rsidR="00AD011D" w:rsidDel="00562882" w:rsidRDefault="00AD011D">
          <w:pPr>
            <w:pStyle w:val="TDC2"/>
            <w:tabs>
              <w:tab w:val="left" w:pos="1100"/>
              <w:tab w:val="right" w:leader="dot" w:pos="9395"/>
            </w:tabs>
            <w:rPr>
              <w:del w:id="250" w:author="Usuario" w:date="2009-11-17T20:30:00Z"/>
              <w:rFonts w:asciiTheme="minorHAnsi" w:eastAsiaTheme="minorEastAsia" w:hAnsiTheme="minorHAnsi"/>
              <w:noProof/>
              <w:sz w:val="22"/>
              <w:lang w:val="es-ES" w:eastAsia="es-ES"/>
            </w:rPr>
          </w:pPr>
          <w:del w:id="251" w:author="Usuario" w:date="2009-11-17T20:30:00Z">
            <w:r w:rsidDel="00562882">
              <w:rPr>
                <w:noProof/>
              </w:rPr>
              <w:delText>10.3.</w:delText>
            </w:r>
            <w:r w:rsidDel="00562882">
              <w:rPr>
                <w:rFonts w:asciiTheme="minorHAnsi" w:eastAsiaTheme="minorEastAsia" w:hAnsiTheme="minorHAnsi"/>
                <w:noProof/>
                <w:sz w:val="22"/>
                <w:lang w:val="es-ES" w:eastAsia="es-ES"/>
              </w:rPr>
              <w:tab/>
            </w:r>
            <w:r w:rsidDel="00562882">
              <w:rPr>
                <w:noProof/>
              </w:rPr>
              <w:delText>Factibilidad operacional.</w:delText>
            </w:r>
            <w:r w:rsidDel="00562882">
              <w:rPr>
                <w:noProof/>
              </w:rPr>
              <w:tab/>
              <w:delText>23</w:delText>
            </w:r>
          </w:del>
        </w:p>
        <w:p w:rsidR="00AD011D" w:rsidDel="00562882" w:rsidRDefault="00AD011D">
          <w:pPr>
            <w:pStyle w:val="TDC2"/>
            <w:tabs>
              <w:tab w:val="left" w:pos="880"/>
              <w:tab w:val="right" w:leader="dot" w:pos="9395"/>
            </w:tabs>
            <w:rPr>
              <w:del w:id="252" w:author="Usuario" w:date="2009-11-17T20:30:00Z"/>
              <w:rFonts w:asciiTheme="minorHAnsi" w:eastAsiaTheme="minorEastAsia" w:hAnsiTheme="minorHAnsi"/>
              <w:noProof/>
              <w:sz w:val="22"/>
              <w:lang w:val="es-ES" w:eastAsia="es-ES"/>
            </w:rPr>
          </w:pPr>
          <w:del w:id="253" w:author="Usuario" w:date="2009-11-17T20:30:00Z">
            <w:r w:rsidDel="00562882">
              <w:rPr>
                <w:noProof/>
              </w:rPr>
              <w:delText>11.</w:delText>
            </w:r>
            <w:r w:rsidDel="00562882">
              <w:rPr>
                <w:rFonts w:asciiTheme="minorHAnsi" w:eastAsiaTheme="minorEastAsia" w:hAnsiTheme="minorHAnsi"/>
                <w:noProof/>
                <w:sz w:val="22"/>
                <w:lang w:val="es-ES" w:eastAsia="es-ES"/>
              </w:rPr>
              <w:tab/>
            </w:r>
            <w:r w:rsidDel="00562882">
              <w:rPr>
                <w:noProof/>
              </w:rPr>
              <w:delText>Requerimientos.</w:delText>
            </w:r>
            <w:r w:rsidDel="00562882">
              <w:rPr>
                <w:noProof/>
              </w:rPr>
              <w:tab/>
              <w:delText>24</w:delText>
            </w:r>
          </w:del>
        </w:p>
        <w:p w:rsidR="00AD011D" w:rsidDel="00562882" w:rsidRDefault="00AD011D">
          <w:pPr>
            <w:pStyle w:val="TDC2"/>
            <w:tabs>
              <w:tab w:val="left" w:pos="1100"/>
              <w:tab w:val="right" w:leader="dot" w:pos="9395"/>
            </w:tabs>
            <w:rPr>
              <w:del w:id="254" w:author="Usuario" w:date="2009-11-17T20:30:00Z"/>
              <w:rFonts w:asciiTheme="minorHAnsi" w:eastAsiaTheme="minorEastAsia" w:hAnsiTheme="minorHAnsi"/>
              <w:noProof/>
              <w:sz w:val="22"/>
              <w:lang w:val="es-ES" w:eastAsia="es-ES"/>
            </w:rPr>
          </w:pPr>
          <w:del w:id="255" w:author="Usuario" w:date="2009-11-17T20:30:00Z">
            <w:r w:rsidDel="00562882">
              <w:rPr>
                <w:noProof/>
              </w:rPr>
              <w:delText>11.1.</w:delText>
            </w:r>
            <w:r w:rsidDel="00562882">
              <w:rPr>
                <w:rFonts w:asciiTheme="minorHAnsi" w:eastAsiaTheme="minorEastAsia" w:hAnsiTheme="minorHAnsi"/>
                <w:noProof/>
                <w:sz w:val="22"/>
                <w:lang w:val="es-ES" w:eastAsia="es-ES"/>
              </w:rPr>
              <w:tab/>
            </w:r>
            <w:r w:rsidDel="00562882">
              <w:rPr>
                <w:noProof/>
              </w:rPr>
              <w:delText>Requerimientos no funcionales.</w:delText>
            </w:r>
            <w:r w:rsidDel="00562882">
              <w:rPr>
                <w:noProof/>
              </w:rPr>
              <w:tab/>
              <w:delText>24</w:delText>
            </w:r>
          </w:del>
        </w:p>
        <w:p w:rsidR="00AD011D" w:rsidDel="00562882" w:rsidRDefault="00AD011D">
          <w:pPr>
            <w:pStyle w:val="TDC2"/>
            <w:tabs>
              <w:tab w:val="left" w:pos="1100"/>
              <w:tab w:val="right" w:leader="dot" w:pos="9395"/>
            </w:tabs>
            <w:rPr>
              <w:del w:id="256" w:author="Usuario" w:date="2009-11-17T20:30:00Z"/>
              <w:rFonts w:asciiTheme="minorHAnsi" w:eastAsiaTheme="minorEastAsia" w:hAnsiTheme="minorHAnsi"/>
              <w:noProof/>
              <w:sz w:val="22"/>
              <w:lang w:val="es-ES" w:eastAsia="es-ES"/>
            </w:rPr>
          </w:pPr>
          <w:del w:id="257" w:author="Usuario" w:date="2009-11-17T20:30:00Z">
            <w:r w:rsidDel="00562882">
              <w:rPr>
                <w:noProof/>
              </w:rPr>
              <w:delText>11.2.</w:delText>
            </w:r>
            <w:r w:rsidDel="00562882">
              <w:rPr>
                <w:rFonts w:asciiTheme="minorHAnsi" w:eastAsiaTheme="minorEastAsia" w:hAnsiTheme="minorHAnsi"/>
                <w:noProof/>
                <w:sz w:val="22"/>
                <w:lang w:val="es-ES" w:eastAsia="es-ES"/>
              </w:rPr>
              <w:tab/>
            </w:r>
            <w:r w:rsidDel="00562882">
              <w:rPr>
                <w:noProof/>
              </w:rPr>
              <w:delText>Requerimientos funcionales.</w:delText>
            </w:r>
            <w:r w:rsidDel="00562882">
              <w:rPr>
                <w:noProof/>
              </w:rPr>
              <w:tab/>
              <w:delText>25</w:delText>
            </w:r>
          </w:del>
        </w:p>
        <w:p w:rsidR="00AD011D" w:rsidDel="00562882" w:rsidRDefault="00AD011D">
          <w:pPr>
            <w:pStyle w:val="TDC2"/>
            <w:tabs>
              <w:tab w:val="left" w:pos="1320"/>
              <w:tab w:val="right" w:leader="dot" w:pos="9395"/>
            </w:tabs>
            <w:rPr>
              <w:del w:id="258" w:author="Usuario" w:date="2009-11-17T20:30:00Z"/>
              <w:rFonts w:asciiTheme="minorHAnsi" w:eastAsiaTheme="minorEastAsia" w:hAnsiTheme="minorHAnsi"/>
              <w:noProof/>
              <w:sz w:val="22"/>
              <w:lang w:val="es-ES" w:eastAsia="es-ES"/>
            </w:rPr>
          </w:pPr>
          <w:del w:id="259" w:author="Usuario" w:date="2009-11-17T20:30:00Z">
            <w:r w:rsidDel="00562882">
              <w:rPr>
                <w:noProof/>
              </w:rPr>
              <w:delText>11.2.1.</w:delText>
            </w:r>
            <w:r w:rsidDel="00562882">
              <w:rPr>
                <w:rFonts w:asciiTheme="minorHAnsi" w:eastAsiaTheme="minorEastAsia" w:hAnsiTheme="minorHAnsi"/>
                <w:noProof/>
                <w:sz w:val="22"/>
                <w:lang w:val="es-ES" w:eastAsia="es-ES"/>
              </w:rPr>
              <w:tab/>
            </w:r>
            <w:r w:rsidDel="00562882">
              <w:rPr>
                <w:noProof/>
              </w:rPr>
              <w:delText>Perfiles.</w:delText>
            </w:r>
            <w:r w:rsidDel="00562882">
              <w:rPr>
                <w:noProof/>
              </w:rPr>
              <w:tab/>
              <w:delText>25</w:delText>
            </w:r>
          </w:del>
        </w:p>
        <w:p w:rsidR="00AD011D" w:rsidDel="00562882" w:rsidRDefault="00AD011D">
          <w:pPr>
            <w:pStyle w:val="TDC2"/>
            <w:tabs>
              <w:tab w:val="left" w:pos="1540"/>
              <w:tab w:val="right" w:leader="dot" w:pos="9395"/>
            </w:tabs>
            <w:rPr>
              <w:del w:id="260" w:author="Usuario" w:date="2009-11-17T20:30:00Z"/>
              <w:rFonts w:asciiTheme="minorHAnsi" w:eastAsiaTheme="minorEastAsia" w:hAnsiTheme="minorHAnsi"/>
              <w:noProof/>
              <w:sz w:val="22"/>
              <w:lang w:val="es-ES" w:eastAsia="es-ES"/>
            </w:rPr>
          </w:pPr>
          <w:del w:id="261" w:author="Usuario" w:date="2009-11-17T20:30:00Z">
            <w:r w:rsidDel="00562882">
              <w:rPr>
                <w:noProof/>
              </w:rPr>
              <w:delText>11.2.1.1.</w:delText>
            </w:r>
            <w:r w:rsidDel="00562882">
              <w:rPr>
                <w:rFonts w:asciiTheme="minorHAnsi" w:eastAsiaTheme="minorEastAsia" w:hAnsiTheme="minorHAnsi"/>
                <w:noProof/>
                <w:sz w:val="22"/>
                <w:lang w:val="es-ES" w:eastAsia="es-ES"/>
              </w:rPr>
              <w:tab/>
            </w:r>
            <w:r w:rsidDel="00562882">
              <w:rPr>
                <w:noProof/>
              </w:rPr>
              <w:delText>Administrador de sistemas.</w:delText>
            </w:r>
            <w:r w:rsidDel="00562882">
              <w:rPr>
                <w:noProof/>
              </w:rPr>
              <w:tab/>
              <w:delText>25</w:delText>
            </w:r>
          </w:del>
        </w:p>
        <w:p w:rsidR="00AD011D" w:rsidDel="00562882" w:rsidRDefault="00AD011D">
          <w:pPr>
            <w:pStyle w:val="TDC2"/>
            <w:tabs>
              <w:tab w:val="left" w:pos="1540"/>
              <w:tab w:val="right" w:leader="dot" w:pos="9395"/>
            </w:tabs>
            <w:rPr>
              <w:del w:id="262" w:author="Usuario" w:date="2009-11-17T20:30:00Z"/>
              <w:rFonts w:asciiTheme="minorHAnsi" w:eastAsiaTheme="minorEastAsia" w:hAnsiTheme="minorHAnsi"/>
              <w:noProof/>
              <w:sz w:val="22"/>
              <w:lang w:val="es-ES" w:eastAsia="es-ES"/>
            </w:rPr>
          </w:pPr>
          <w:del w:id="263" w:author="Usuario" w:date="2009-11-17T20:30:00Z">
            <w:r w:rsidDel="00562882">
              <w:rPr>
                <w:noProof/>
              </w:rPr>
              <w:delText>11.2.1.2.</w:delText>
            </w:r>
            <w:r w:rsidDel="00562882">
              <w:rPr>
                <w:rFonts w:asciiTheme="minorHAnsi" w:eastAsiaTheme="minorEastAsia" w:hAnsiTheme="minorHAnsi"/>
                <w:noProof/>
                <w:sz w:val="22"/>
                <w:lang w:val="es-ES" w:eastAsia="es-ES"/>
              </w:rPr>
              <w:tab/>
            </w:r>
            <w:r w:rsidDel="00562882">
              <w:rPr>
                <w:noProof/>
              </w:rPr>
              <w:delText>Recepcionista.</w:delText>
            </w:r>
            <w:r w:rsidDel="00562882">
              <w:rPr>
                <w:noProof/>
              </w:rPr>
              <w:tab/>
              <w:delText>26</w:delText>
            </w:r>
          </w:del>
        </w:p>
        <w:p w:rsidR="00AD011D" w:rsidDel="00562882" w:rsidRDefault="00AD011D">
          <w:pPr>
            <w:pStyle w:val="TDC2"/>
            <w:tabs>
              <w:tab w:val="left" w:pos="1540"/>
              <w:tab w:val="right" w:leader="dot" w:pos="9395"/>
            </w:tabs>
            <w:rPr>
              <w:del w:id="264" w:author="Usuario" w:date="2009-11-17T20:30:00Z"/>
              <w:rFonts w:asciiTheme="minorHAnsi" w:eastAsiaTheme="minorEastAsia" w:hAnsiTheme="minorHAnsi"/>
              <w:noProof/>
              <w:sz w:val="22"/>
              <w:lang w:val="es-ES" w:eastAsia="es-ES"/>
            </w:rPr>
          </w:pPr>
          <w:del w:id="265" w:author="Usuario" w:date="2009-11-17T20:30:00Z">
            <w:r w:rsidDel="00562882">
              <w:rPr>
                <w:noProof/>
              </w:rPr>
              <w:delText>11.2.1.3.</w:delText>
            </w:r>
            <w:r w:rsidDel="00562882">
              <w:rPr>
                <w:rFonts w:asciiTheme="minorHAnsi" w:eastAsiaTheme="minorEastAsia" w:hAnsiTheme="minorHAnsi"/>
                <w:noProof/>
                <w:sz w:val="22"/>
                <w:lang w:val="es-ES" w:eastAsia="es-ES"/>
              </w:rPr>
              <w:tab/>
            </w:r>
            <w:r w:rsidDel="00562882">
              <w:rPr>
                <w:noProof/>
              </w:rPr>
              <w:delText>Administrativos.</w:delText>
            </w:r>
            <w:r w:rsidDel="00562882">
              <w:rPr>
                <w:noProof/>
              </w:rPr>
              <w:tab/>
              <w:delText>27</w:delText>
            </w:r>
          </w:del>
        </w:p>
        <w:p w:rsidR="00AD011D" w:rsidDel="00562882" w:rsidRDefault="00AD011D">
          <w:pPr>
            <w:pStyle w:val="TDC2"/>
            <w:tabs>
              <w:tab w:val="left" w:pos="1540"/>
              <w:tab w:val="right" w:leader="dot" w:pos="9395"/>
            </w:tabs>
            <w:rPr>
              <w:del w:id="266" w:author="Usuario" w:date="2009-11-17T20:30:00Z"/>
              <w:rFonts w:asciiTheme="minorHAnsi" w:eastAsiaTheme="minorEastAsia" w:hAnsiTheme="minorHAnsi"/>
              <w:noProof/>
              <w:sz w:val="22"/>
              <w:lang w:val="es-ES" w:eastAsia="es-ES"/>
            </w:rPr>
          </w:pPr>
          <w:del w:id="267" w:author="Usuario" w:date="2009-11-17T20:30:00Z">
            <w:r w:rsidDel="00562882">
              <w:rPr>
                <w:noProof/>
              </w:rPr>
              <w:delText>11.2.1.4.</w:delText>
            </w:r>
            <w:r w:rsidDel="00562882">
              <w:rPr>
                <w:rFonts w:asciiTheme="minorHAnsi" w:eastAsiaTheme="minorEastAsia" w:hAnsiTheme="minorHAnsi"/>
                <w:noProof/>
                <w:sz w:val="22"/>
                <w:lang w:val="es-ES" w:eastAsia="es-ES"/>
              </w:rPr>
              <w:tab/>
            </w:r>
            <w:r w:rsidDel="00562882">
              <w:rPr>
                <w:noProof/>
              </w:rPr>
              <w:delText>Técnicos.</w:delText>
            </w:r>
            <w:r w:rsidDel="00562882">
              <w:rPr>
                <w:noProof/>
              </w:rPr>
              <w:tab/>
              <w:delText>28</w:delText>
            </w:r>
          </w:del>
        </w:p>
        <w:p w:rsidR="00AD011D" w:rsidDel="00562882" w:rsidRDefault="00AD011D">
          <w:pPr>
            <w:pStyle w:val="TDC2"/>
            <w:tabs>
              <w:tab w:val="left" w:pos="1540"/>
              <w:tab w:val="right" w:leader="dot" w:pos="9395"/>
            </w:tabs>
            <w:rPr>
              <w:del w:id="268" w:author="Usuario" w:date="2009-11-17T20:30:00Z"/>
              <w:rFonts w:asciiTheme="minorHAnsi" w:eastAsiaTheme="minorEastAsia" w:hAnsiTheme="minorHAnsi"/>
              <w:noProof/>
              <w:sz w:val="22"/>
              <w:lang w:val="es-ES" w:eastAsia="es-ES"/>
            </w:rPr>
          </w:pPr>
          <w:del w:id="269" w:author="Usuario" w:date="2009-11-17T20:30:00Z">
            <w:r w:rsidDel="00562882">
              <w:rPr>
                <w:noProof/>
              </w:rPr>
              <w:delText>11.2.1.5.</w:delText>
            </w:r>
            <w:r w:rsidDel="00562882">
              <w:rPr>
                <w:rFonts w:asciiTheme="minorHAnsi" w:eastAsiaTheme="minorEastAsia" w:hAnsiTheme="minorHAnsi"/>
                <w:noProof/>
                <w:sz w:val="22"/>
                <w:lang w:val="es-ES" w:eastAsia="es-ES"/>
              </w:rPr>
              <w:tab/>
            </w:r>
            <w:r w:rsidDel="00562882">
              <w:rPr>
                <w:noProof/>
              </w:rPr>
              <w:delText>Gerente.</w:delText>
            </w:r>
            <w:r w:rsidDel="00562882">
              <w:rPr>
                <w:noProof/>
              </w:rPr>
              <w:tab/>
              <w:delText>29</w:delText>
            </w:r>
          </w:del>
        </w:p>
        <w:p w:rsidR="00AD011D" w:rsidDel="00562882" w:rsidRDefault="00AD011D">
          <w:pPr>
            <w:pStyle w:val="TDC2"/>
            <w:tabs>
              <w:tab w:val="left" w:pos="1540"/>
              <w:tab w:val="right" w:leader="dot" w:pos="9395"/>
            </w:tabs>
            <w:rPr>
              <w:del w:id="270" w:author="Usuario" w:date="2009-11-17T20:30:00Z"/>
              <w:rFonts w:asciiTheme="minorHAnsi" w:eastAsiaTheme="minorEastAsia" w:hAnsiTheme="minorHAnsi"/>
              <w:noProof/>
              <w:sz w:val="22"/>
              <w:lang w:val="es-ES" w:eastAsia="es-ES"/>
            </w:rPr>
          </w:pPr>
          <w:del w:id="271" w:author="Usuario" w:date="2009-11-17T20:30:00Z">
            <w:r w:rsidDel="00562882">
              <w:rPr>
                <w:noProof/>
              </w:rPr>
              <w:delText>11.2.1.6.</w:delText>
            </w:r>
            <w:r w:rsidDel="00562882">
              <w:rPr>
                <w:rFonts w:asciiTheme="minorHAnsi" w:eastAsiaTheme="minorEastAsia" w:hAnsiTheme="minorHAnsi"/>
                <w:noProof/>
                <w:sz w:val="22"/>
                <w:lang w:val="es-ES" w:eastAsia="es-ES"/>
              </w:rPr>
              <w:tab/>
            </w:r>
            <w:r w:rsidDel="00562882">
              <w:rPr>
                <w:noProof/>
              </w:rPr>
              <w:delText>Súper Usuario.</w:delText>
            </w:r>
            <w:r w:rsidDel="00562882">
              <w:rPr>
                <w:noProof/>
              </w:rPr>
              <w:tab/>
              <w:delText>29</w:delText>
            </w:r>
          </w:del>
        </w:p>
        <w:p w:rsidR="00AD011D" w:rsidDel="00562882" w:rsidRDefault="00AD011D">
          <w:pPr>
            <w:pStyle w:val="TDC2"/>
            <w:tabs>
              <w:tab w:val="left" w:pos="1320"/>
              <w:tab w:val="right" w:leader="dot" w:pos="9395"/>
            </w:tabs>
            <w:rPr>
              <w:del w:id="272" w:author="Usuario" w:date="2009-11-17T20:30:00Z"/>
              <w:rFonts w:asciiTheme="minorHAnsi" w:eastAsiaTheme="minorEastAsia" w:hAnsiTheme="minorHAnsi"/>
              <w:noProof/>
              <w:sz w:val="22"/>
              <w:lang w:val="es-ES" w:eastAsia="es-ES"/>
            </w:rPr>
          </w:pPr>
          <w:del w:id="273" w:author="Usuario" w:date="2009-11-17T20:30:00Z">
            <w:r w:rsidDel="00562882">
              <w:rPr>
                <w:noProof/>
              </w:rPr>
              <w:delText>11.2.2.</w:delText>
            </w:r>
            <w:r w:rsidDel="00562882">
              <w:rPr>
                <w:rFonts w:asciiTheme="minorHAnsi" w:eastAsiaTheme="minorEastAsia" w:hAnsiTheme="minorHAnsi"/>
                <w:noProof/>
                <w:sz w:val="22"/>
                <w:lang w:val="es-ES" w:eastAsia="es-ES"/>
              </w:rPr>
              <w:tab/>
            </w:r>
            <w:r w:rsidDel="00562882">
              <w:rPr>
                <w:noProof/>
              </w:rPr>
              <w:delText>Orden de Trabajo.</w:delText>
            </w:r>
            <w:r w:rsidDel="00562882">
              <w:rPr>
                <w:noProof/>
              </w:rPr>
              <w:tab/>
              <w:delText>29</w:delText>
            </w:r>
          </w:del>
        </w:p>
        <w:p w:rsidR="00AD011D" w:rsidDel="00562882" w:rsidRDefault="00AD011D">
          <w:pPr>
            <w:pStyle w:val="TDC2"/>
            <w:tabs>
              <w:tab w:val="left" w:pos="1320"/>
              <w:tab w:val="right" w:leader="dot" w:pos="9395"/>
            </w:tabs>
            <w:rPr>
              <w:del w:id="274" w:author="Usuario" w:date="2009-11-17T20:30:00Z"/>
              <w:rFonts w:asciiTheme="minorHAnsi" w:eastAsiaTheme="minorEastAsia" w:hAnsiTheme="minorHAnsi"/>
              <w:noProof/>
              <w:sz w:val="22"/>
              <w:lang w:val="es-ES" w:eastAsia="es-ES"/>
            </w:rPr>
          </w:pPr>
          <w:del w:id="275" w:author="Usuario" w:date="2009-11-17T20:30:00Z">
            <w:r w:rsidDel="00562882">
              <w:rPr>
                <w:noProof/>
              </w:rPr>
              <w:delText>11.2.3.</w:delText>
            </w:r>
            <w:r w:rsidDel="00562882">
              <w:rPr>
                <w:rFonts w:asciiTheme="minorHAnsi" w:eastAsiaTheme="minorEastAsia" w:hAnsiTheme="minorHAnsi"/>
                <w:noProof/>
                <w:sz w:val="22"/>
                <w:lang w:val="es-ES" w:eastAsia="es-ES"/>
              </w:rPr>
              <w:tab/>
            </w:r>
            <w:r w:rsidDel="00562882">
              <w:rPr>
                <w:noProof/>
              </w:rPr>
              <w:delText>Asignación Automática.</w:delText>
            </w:r>
            <w:r w:rsidDel="00562882">
              <w:rPr>
                <w:noProof/>
              </w:rPr>
              <w:tab/>
              <w:delText>31</w:delText>
            </w:r>
          </w:del>
        </w:p>
        <w:p w:rsidR="00AD011D" w:rsidDel="00562882" w:rsidRDefault="00AD011D">
          <w:pPr>
            <w:pStyle w:val="TDC2"/>
            <w:tabs>
              <w:tab w:val="left" w:pos="1320"/>
              <w:tab w:val="right" w:leader="dot" w:pos="9395"/>
            </w:tabs>
            <w:rPr>
              <w:del w:id="276" w:author="Usuario" w:date="2009-11-17T20:30:00Z"/>
              <w:rFonts w:asciiTheme="minorHAnsi" w:eastAsiaTheme="minorEastAsia" w:hAnsiTheme="minorHAnsi"/>
              <w:noProof/>
              <w:sz w:val="22"/>
              <w:lang w:val="es-ES" w:eastAsia="es-ES"/>
            </w:rPr>
          </w:pPr>
          <w:del w:id="277" w:author="Usuario" w:date="2009-11-17T20:30:00Z">
            <w:r w:rsidDel="00562882">
              <w:rPr>
                <w:noProof/>
              </w:rPr>
              <w:delText>11.2.4.</w:delText>
            </w:r>
            <w:r w:rsidDel="00562882">
              <w:rPr>
                <w:rFonts w:asciiTheme="minorHAnsi" w:eastAsiaTheme="minorEastAsia" w:hAnsiTheme="minorHAnsi"/>
                <w:noProof/>
                <w:sz w:val="22"/>
                <w:lang w:val="es-ES" w:eastAsia="es-ES"/>
              </w:rPr>
              <w:tab/>
            </w:r>
            <w:r w:rsidDel="00562882">
              <w:rPr>
                <w:noProof/>
              </w:rPr>
              <w:delText>Asignación Manual.</w:delText>
            </w:r>
            <w:r w:rsidDel="00562882">
              <w:rPr>
                <w:noProof/>
              </w:rPr>
              <w:tab/>
              <w:delText>31</w:delText>
            </w:r>
          </w:del>
        </w:p>
        <w:p w:rsidR="00AD011D" w:rsidDel="00562882" w:rsidRDefault="00AD011D">
          <w:pPr>
            <w:pStyle w:val="TDC2"/>
            <w:tabs>
              <w:tab w:val="left" w:pos="880"/>
              <w:tab w:val="right" w:leader="dot" w:pos="9395"/>
            </w:tabs>
            <w:rPr>
              <w:del w:id="278" w:author="Usuario" w:date="2009-11-17T20:30:00Z"/>
              <w:rFonts w:asciiTheme="minorHAnsi" w:eastAsiaTheme="minorEastAsia" w:hAnsiTheme="minorHAnsi"/>
              <w:noProof/>
              <w:sz w:val="22"/>
              <w:lang w:val="es-ES" w:eastAsia="es-ES"/>
            </w:rPr>
          </w:pPr>
          <w:del w:id="279" w:author="Usuario" w:date="2009-11-17T20:30:00Z">
            <w:r w:rsidDel="00562882">
              <w:rPr>
                <w:noProof/>
              </w:rPr>
              <w:delText>12.</w:delText>
            </w:r>
            <w:r w:rsidDel="00562882">
              <w:rPr>
                <w:rFonts w:asciiTheme="minorHAnsi" w:eastAsiaTheme="minorEastAsia" w:hAnsiTheme="minorHAnsi"/>
                <w:noProof/>
                <w:sz w:val="22"/>
                <w:lang w:val="es-ES" w:eastAsia="es-ES"/>
              </w:rPr>
              <w:tab/>
            </w:r>
            <w:r w:rsidDel="00562882">
              <w:rPr>
                <w:noProof/>
              </w:rPr>
              <w:delText>Pantallas.</w:delText>
            </w:r>
            <w:r w:rsidDel="00562882">
              <w:rPr>
                <w:noProof/>
              </w:rPr>
              <w:tab/>
              <w:delText>32</w:delText>
            </w:r>
          </w:del>
        </w:p>
        <w:p w:rsidR="00AD011D" w:rsidDel="00562882" w:rsidRDefault="00AD011D">
          <w:pPr>
            <w:pStyle w:val="TDC2"/>
            <w:tabs>
              <w:tab w:val="left" w:pos="1100"/>
              <w:tab w:val="right" w:leader="dot" w:pos="9395"/>
            </w:tabs>
            <w:rPr>
              <w:del w:id="280" w:author="Usuario" w:date="2009-11-17T20:30:00Z"/>
              <w:rFonts w:asciiTheme="minorHAnsi" w:eastAsiaTheme="minorEastAsia" w:hAnsiTheme="minorHAnsi"/>
              <w:noProof/>
              <w:sz w:val="22"/>
              <w:lang w:val="es-ES" w:eastAsia="es-ES"/>
            </w:rPr>
          </w:pPr>
          <w:del w:id="281" w:author="Usuario" w:date="2009-11-17T20:30:00Z">
            <w:r w:rsidDel="00562882">
              <w:rPr>
                <w:noProof/>
              </w:rPr>
              <w:delText>12.1.</w:delText>
            </w:r>
            <w:r w:rsidDel="00562882">
              <w:rPr>
                <w:rFonts w:asciiTheme="minorHAnsi" w:eastAsiaTheme="minorEastAsia" w:hAnsiTheme="minorHAnsi"/>
                <w:noProof/>
                <w:sz w:val="22"/>
                <w:lang w:val="es-ES" w:eastAsia="es-ES"/>
              </w:rPr>
              <w:tab/>
            </w:r>
            <w:r w:rsidDel="00562882">
              <w:rPr>
                <w:noProof/>
              </w:rPr>
              <w:delText>Pantalla inicio.</w:delText>
            </w:r>
            <w:r w:rsidDel="00562882">
              <w:rPr>
                <w:noProof/>
              </w:rPr>
              <w:tab/>
              <w:delText>32</w:delText>
            </w:r>
          </w:del>
        </w:p>
        <w:p w:rsidR="00AD011D" w:rsidDel="00562882" w:rsidRDefault="00AD011D">
          <w:pPr>
            <w:pStyle w:val="TDC2"/>
            <w:tabs>
              <w:tab w:val="left" w:pos="1100"/>
              <w:tab w:val="right" w:leader="dot" w:pos="9395"/>
            </w:tabs>
            <w:rPr>
              <w:del w:id="282" w:author="Usuario" w:date="2009-11-17T20:30:00Z"/>
              <w:rFonts w:asciiTheme="minorHAnsi" w:eastAsiaTheme="minorEastAsia" w:hAnsiTheme="minorHAnsi"/>
              <w:noProof/>
              <w:sz w:val="22"/>
              <w:lang w:val="es-ES" w:eastAsia="es-ES"/>
            </w:rPr>
          </w:pPr>
          <w:del w:id="283" w:author="Usuario" w:date="2009-11-17T20:30:00Z">
            <w:r w:rsidDel="00562882">
              <w:rPr>
                <w:noProof/>
              </w:rPr>
              <w:delText>12.2.</w:delText>
            </w:r>
            <w:r w:rsidDel="00562882">
              <w:rPr>
                <w:rFonts w:asciiTheme="minorHAnsi" w:eastAsiaTheme="minorEastAsia" w:hAnsiTheme="minorHAnsi"/>
                <w:noProof/>
                <w:sz w:val="22"/>
                <w:lang w:val="es-ES" w:eastAsia="es-ES"/>
              </w:rPr>
              <w:tab/>
            </w:r>
            <w:r w:rsidDel="00562882">
              <w:rPr>
                <w:noProof/>
              </w:rPr>
              <w:delText>Pantalla orden de trabajo.</w:delText>
            </w:r>
            <w:r w:rsidDel="00562882">
              <w:rPr>
                <w:noProof/>
              </w:rPr>
              <w:tab/>
              <w:delText>33</w:delText>
            </w:r>
          </w:del>
        </w:p>
        <w:p w:rsidR="00AD011D" w:rsidDel="00562882" w:rsidRDefault="00AD011D">
          <w:pPr>
            <w:pStyle w:val="TDC2"/>
            <w:tabs>
              <w:tab w:val="left" w:pos="1100"/>
              <w:tab w:val="right" w:leader="dot" w:pos="9395"/>
            </w:tabs>
            <w:rPr>
              <w:del w:id="284" w:author="Usuario" w:date="2009-11-17T20:30:00Z"/>
              <w:rFonts w:asciiTheme="minorHAnsi" w:eastAsiaTheme="minorEastAsia" w:hAnsiTheme="minorHAnsi"/>
              <w:noProof/>
              <w:sz w:val="22"/>
              <w:lang w:val="es-ES" w:eastAsia="es-ES"/>
            </w:rPr>
          </w:pPr>
          <w:del w:id="285" w:author="Usuario" w:date="2009-11-17T20:30:00Z">
            <w:r w:rsidDel="00562882">
              <w:rPr>
                <w:noProof/>
              </w:rPr>
              <w:delText>12.3.</w:delText>
            </w:r>
            <w:r w:rsidDel="00562882">
              <w:rPr>
                <w:rFonts w:asciiTheme="minorHAnsi" w:eastAsiaTheme="minorEastAsia" w:hAnsiTheme="minorHAnsi"/>
                <w:noProof/>
                <w:sz w:val="22"/>
                <w:lang w:val="es-ES" w:eastAsia="es-ES"/>
              </w:rPr>
              <w:tab/>
            </w:r>
            <w:r w:rsidDel="00562882">
              <w:rPr>
                <w:noProof/>
              </w:rPr>
              <w:delText>Pantalla Listados.</w:delText>
            </w:r>
            <w:r w:rsidDel="00562882">
              <w:rPr>
                <w:noProof/>
              </w:rPr>
              <w:tab/>
              <w:delText>34</w:delText>
            </w:r>
          </w:del>
        </w:p>
        <w:p w:rsidR="00AD011D" w:rsidDel="00562882" w:rsidRDefault="00AD011D">
          <w:pPr>
            <w:pStyle w:val="TDC2"/>
            <w:tabs>
              <w:tab w:val="left" w:pos="880"/>
              <w:tab w:val="right" w:leader="dot" w:pos="9395"/>
            </w:tabs>
            <w:rPr>
              <w:del w:id="286" w:author="Usuario" w:date="2009-11-17T20:30:00Z"/>
              <w:rFonts w:asciiTheme="minorHAnsi" w:eastAsiaTheme="minorEastAsia" w:hAnsiTheme="minorHAnsi"/>
              <w:noProof/>
              <w:sz w:val="22"/>
              <w:lang w:val="es-ES" w:eastAsia="es-ES"/>
            </w:rPr>
          </w:pPr>
          <w:del w:id="287" w:author="Usuario" w:date="2009-11-17T20:30:00Z">
            <w:r w:rsidDel="00562882">
              <w:rPr>
                <w:noProof/>
              </w:rPr>
              <w:delText>13.</w:delText>
            </w:r>
            <w:r w:rsidDel="00562882">
              <w:rPr>
                <w:rFonts w:asciiTheme="minorHAnsi" w:eastAsiaTheme="minorEastAsia" w:hAnsiTheme="minorHAnsi"/>
                <w:noProof/>
                <w:sz w:val="22"/>
                <w:lang w:val="es-ES" w:eastAsia="es-ES"/>
              </w:rPr>
              <w:tab/>
            </w:r>
            <w:r w:rsidDel="00562882">
              <w:rPr>
                <w:noProof/>
              </w:rPr>
              <w:delText>Diagrama Entidad Relación.</w:delText>
            </w:r>
            <w:r w:rsidDel="00562882">
              <w:rPr>
                <w:noProof/>
              </w:rPr>
              <w:tab/>
              <w:delText>35</w:delText>
            </w:r>
          </w:del>
        </w:p>
        <w:p w:rsidR="00AD011D" w:rsidDel="00562882" w:rsidRDefault="00AD011D">
          <w:pPr>
            <w:pStyle w:val="TDC2"/>
            <w:tabs>
              <w:tab w:val="left" w:pos="880"/>
              <w:tab w:val="right" w:leader="dot" w:pos="9395"/>
            </w:tabs>
            <w:rPr>
              <w:del w:id="288" w:author="Usuario" w:date="2009-11-17T20:30:00Z"/>
              <w:rFonts w:asciiTheme="minorHAnsi" w:eastAsiaTheme="minorEastAsia" w:hAnsiTheme="minorHAnsi"/>
              <w:noProof/>
              <w:sz w:val="22"/>
              <w:lang w:val="es-ES" w:eastAsia="es-ES"/>
            </w:rPr>
          </w:pPr>
          <w:del w:id="289" w:author="Usuario" w:date="2009-11-17T20:30:00Z">
            <w:r w:rsidDel="00562882">
              <w:rPr>
                <w:noProof/>
              </w:rPr>
              <w:delText>14.</w:delText>
            </w:r>
            <w:r w:rsidDel="00562882">
              <w:rPr>
                <w:rFonts w:asciiTheme="minorHAnsi" w:eastAsiaTheme="minorEastAsia" w:hAnsiTheme="minorHAnsi"/>
                <w:noProof/>
                <w:sz w:val="22"/>
                <w:lang w:val="es-ES" w:eastAsia="es-ES"/>
              </w:rPr>
              <w:tab/>
            </w:r>
            <w:r w:rsidDel="00562882">
              <w:rPr>
                <w:noProof/>
              </w:rPr>
              <w:delText>Diagrama de Contexto.</w:delText>
            </w:r>
            <w:r w:rsidDel="00562882">
              <w:rPr>
                <w:noProof/>
              </w:rPr>
              <w:tab/>
              <w:delText>36</w:delText>
            </w:r>
          </w:del>
        </w:p>
        <w:p w:rsidR="00AD011D" w:rsidDel="00562882" w:rsidRDefault="00AD011D">
          <w:pPr>
            <w:pStyle w:val="TDC2"/>
            <w:tabs>
              <w:tab w:val="left" w:pos="880"/>
              <w:tab w:val="right" w:leader="dot" w:pos="9395"/>
            </w:tabs>
            <w:rPr>
              <w:del w:id="290" w:author="Usuario" w:date="2009-11-17T20:30:00Z"/>
              <w:rFonts w:asciiTheme="minorHAnsi" w:eastAsiaTheme="minorEastAsia" w:hAnsiTheme="minorHAnsi"/>
              <w:noProof/>
              <w:sz w:val="22"/>
              <w:lang w:val="es-ES" w:eastAsia="es-ES"/>
            </w:rPr>
          </w:pPr>
          <w:del w:id="291" w:author="Usuario" w:date="2009-11-17T20:30:00Z">
            <w:r w:rsidDel="00562882">
              <w:rPr>
                <w:noProof/>
              </w:rPr>
              <w:delText>15.</w:delText>
            </w:r>
            <w:r w:rsidDel="00562882">
              <w:rPr>
                <w:rFonts w:asciiTheme="minorHAnsi" w:eastAsiaTheme="minorEastAsia" w:hAnsiTheme="minorHAnsi"/>
                <w:noProof/>
                <w:sz w:val="22"/>
                <w:lang w:val="es-ES" w:eastAsia="es-ES"/>
              </w:rPr>
              <w:tab/>
            </w:r>
            <w:r w:rsidDel="00562882">
              <w:rPr>
                <w:noProof/>
              </w:rPr>
              <w:delText>Diagrama nivel 1.</w:delText>
            </w:r>
            <w:r w:rsidDel="00562882">
              <w:rPr>
                <w:noProof/>
              </w:rPr>
              <w:tab/>
              <w:delText>37</w:delText>
            </w:r>
          </w:del>
        </w:p>
        <w:p w:rsidR="00AD011D" w:rsidDel="00562882" w:rsidRDefault="00AD011D">
          <w:pPr>
            <w:pStyle w:val="TDC2"/>
            <w:tabs>
              <w:tab w:val="left" w:pos="880"/>
              <w:tab w:val="right" w:leader="dot" w:pos="9395"/>
            </w:tabs>
            <w:rPr>
              <w:del w:id="292" w:author="Usuario" w:date="2009-11-17T20:30:00Z"/>
              <w:rFonts w:asciiTheme="minorHAnsi" w:eastAsiaTheme="minorEastAsia" w:hAnsiTheme="minorHAnsi"/>
              <w:noProof/>
              <w:sz w:val="22"/>
              <w:lang w:val="es-ES" w:eastAsia="es-ES"/>
            </w:rPr>
          </w:pPr>
          <w:del w:id="293" w:author="Usuario" w:date="2009-11-17T20:30:00Z">
            <w:r w:rsidDel="00562882">
              <w:rPr>
                <w:noProof/>
              </w:rPr>
              <w:delText>16.</w:delText>
            </w:r>
            <w:r w:rsidDel="00562882">
              <w:rPr>
                <w:rFonts w:asciiTheme="minorHAnsi" w:eastAsiaTheme="minorEastAsia" w:hAnsiTheme="minorHAnsi"/>
                <w:noProof/>
                <w:sz w:val="22"/>
                <w:lang w:val="es-ES" w:eastAsia="es-ES"/>
              </w:rPr>
              <w:tab/>
            </w:r>
            <w:r w:rsidDel="00562882">
              <w:rPr>
                <w:noProof/>
              </w:rPr>
              <w:delText>Diccionario de Datos.</w:delText>
            </w:r>
            <w:r w:rsidDel="00562882">
              <w:rPr>
                <w:noProof/>
              </w:rPr>
              <w:tab/>
              <w:delText>38</w:delText>
            </w:r>
          </w:del>
        </w:p>
        <w:p w:rsidR="00AD011D" w:rsidDel="00562882" w:rsidRDefault="00AD011D">
          <w:pPr>
            <w:pStyle w:val="TDC2"/>
            <w:tabs>
              <w:tab w:val="left" w:pos="1100"/>
              <w:tab w:val="right" w:leader="dot" w:pos="9395"/>
            </w:tabs>
            <w:rPr>
              <w:del w:id="294" w:author="Usuario" w:date="2009-11-17T20:30:00Z"/>
              <w:rFonts w:asciiTheme="minorHAnsi" w:eastAsiaTheme="minorEastAsia" w:hAnsiTheme="minorHAnsi"/>
              <w:noProof/>
              <w:sz w:val="22"/>
              <w:lang w:val="es-ES" w:eastAsia="es-ES"/>
            </w:rPr>
          </w:pPr>
          <w:del w:id="295" w:author="Usuario" w:date="2009-11-17T20:30:00Z">
            <w:r w:rsidDel="00562882">
              <w:rPr>
                <w:noProof/>
              </w:rPr>
              <w:delText>16.1.</w:delText>
            </w:r>
            <w:r w:rsidDel="00562882">
              <w:rPr>
                <w:rFonts w:asciiTheme="minorHAnsi" w:eastAsiaTheme="minorEastAsia" w:hAnsiTheme="minorHAnsi"/>
                <w:noProof/>
                <w:sz w:val="22"/>
                <w:lang w:val="es-ES" w:eastAsia="es-ES"/>
              </w:rPr>
              <w:tab/>
            </w:r>
            <w:r w:rsidDel="00562882">
              <w:rPr>
                <w:noProof/>
              </w:rPr>
              <w:delText>Detalles tablas.</w:delText>
            </w:r>
            <w:r w:rsidDel="00562882">
              <w:rPr>
                <w:noProof/>
              </w:rPr>
              <w:tab/>
              <w:delText>38</w:delText>
            </w:r>
          </w:del>
        </w:p>
        <w:p w:rsidR="00AD011D" w:rsidDel="00562882" w:rsidRDefault="00AD011D">
          <w:pPr>
            <w:pStyle w:val="TDC2"/>
            <w:tabs>
              <w:tab w:val="left" w:pos="880"/>
              <w:tab w:val="right" w:leader="dot" w:pos="9395"/>
            </w:tabs>
            <w:rPr>
              <w:del w:id="296" w:author="Usuario" w:date="2009-11-17T20:30:00Z"/>
              <w:rFonts w:asciiTheme="minorHAnsi" w:eastAsiaTheme="minorEastAsia" w:hAnsiTheme="minorHAnsi"/>
              <w:noProof/>
              <w:sz w:val="22"/>
              <w:lang w:val="es-ES" w:eastAsia="es-ES"/>
            </w:rPr>
          </w:pPr>
          <w:del w:id="297" w:author="Usuario" w:date="2009-11-17T20:30:00Z">
            <w:r w:rsidDel="00562882">
              <w:rPr>
                <w:noProof/>
              </w:rPr>
              <w:delText>17.</w:delText>
            </w:r>
            <w:r w:rsidDel="00562882">
              <w:rPr>
                <w:rFonts w:asciiTheme="minorHAnsi" w:eastAsiaTheme="minorEastAsia" w:hAnsiTheme="minorHAnsi"/>
                <w:noProof/>
                <w:sz w:val="22"/>
                <w:lang w:val="es-ES" w:eastAsia="es-ES"/>
              </w:rPr>
              <w:tab/>
            </w:r>
            <w:r w:rsidDel="00562882">
              <w:rPr>
                <w:noProof/>
              </w:rPr>
              <w:delText>Casos de uso.</w:delText>
            </w:r>
            <w:r w:rsidDel="00562882">
              <w:rPr>
                <w:noProof/>
              </w:rPr>
              <w:tab/>
              <w:delText>51</w:delText>
            </w:r>
          </w:del>
        </w:p>
        <w:p w:rsidR="00AD011D" w:rsidDel="00562882" w:rsidRDefault="00AD011D">
          <w:pPr>
            <w:pStyle w:val="TDC2"/>
            <w:tabs>
              <w:tab w:val="left" w:pos="1100"/>
              <w:tab w:val="right" w:leader="dot" w:pos="9395"/>
            </w:tabs>
            <w:rPr>
              <w:del w:id="298" w:author="Usuario" w:date="2009-11-17T20:30:00Z"/>
              <w:rFonts w:asciiTheme="minorHAnsi" w:eastAsiaTheme="minorEastAsia" w:hAnsiTheme="minorHAnsi"/>
              <w:noProof/>
              <w:sz w:val="22"/>
              <w:lang w:val="es-ES" w:eastAsia="es-ES"/>
            </w:rPr>
          </w:pPr>
          <w:del w:id="299" w:author="Usuario" w:date="2009-11-17T20:30:00Z">
            <w:r w:rsidDel="00562882">
              <w:rPr>
                <w:noProof/>
              </w:rPr>
              <w:delText>17.1.</w:delText>
            </w:r>
            <w:r w:rsidDel="00562882">
              <w:rPr>
                <w:rFonts w:asciiTheme="minorHAnsi" w:eastAsiaTheme="minorEastAsia" w:hAnsiTheme="minorHAnsi"/>
                <w:noProof/>
                <w:sz w:val="22"/>
                <w:lang w:val="es-ES" w:eastAsia="es-ES"/>
              </w:rPr>
              <w:tab/>
            </w:r>
            <w:r w:rsidDel="00562882">
              <w:rPr>
                <w:noProof/>
              </w:rPr>
              <w:delText>Diagrama casos de uso</w:delText>
            </w:r>
            <w:r w:rsidDel="00562882">
              <w:rPr>
                <w:noProof/>
              </w:rPr>
              <w:tab/>
              <w:delText>51</w:delText>
            </w:r>
          </w:del>
        </w:p>
        <w:p w:rsidR="00AD011D" w:rsidDel="00562882" w:rsidRDefault="00AD011D">
          <w:pPr>
            <w:pStyle w:val="TDC2"/>
            <w:tabs>
              <w:tab w:val="left" w:pos="1100"/>
              <w:tab w:val="right" w:leader="dot" w:pos="9395"/>
            </w:tabs>
            <w:rPr>
              <w:del w:id="300" w:author="Usuario" w:date="2009-11-17T20:30:00Z"/>
              <w:rFonts w:asciiTheme="minorHAnsi" w:eastAsiaTheme="minorEastAsia" w:hAnsiTheme="minorHAnsi"/>
              <w:noProof/>
              <w:sz w:val="22"/>
              <w:lang w:val="es-ES" w:eastAsia="es-ES"/>
            </w:rPr>
          </w:pPr>
          <w:del w:id="301" w:author="Usuario" w:date="2009-11-17T20:30:00Z">
            <w:r w:rsidDel="00562882">
              <w:rPr>
                <w:noProof/>
              </w:rPr>
              <w:delText>17.2.</w:delText>
            </w:r>
            <w:r w:rsidDel="00562882">
              <w:rPr>
                <w:rFonts w:asciiTheme="minorHAnsi" w:eastAsiaTheme="minorEastAsia" w:hAnsiTheme="minorHAnsi"/>
                <w:noProof/>
                <w:sz w:val="22"/>
                <w:lang w:val="es-ES" w:eastAsia="es-ES"/>
              </w:rPr>
              <w:tab/>
            </w:r>
            <w:r w:rsidDel="00562882">
              <w:rPr>
                <w:noProof/>
              </w:rPr>
              <w:delText>Caso de uso Ingresar Orden de trabajo.</w:delText>
            </w:r>
            <w:r w:rsidDel="00562882">
              <w:rPr>
                <w:noProof/>
              </w:rPr>
              <w:tab/>
              <w:delText>52</w:delText>
            </w:r>
          </w:del>
        </w:p>
        <w:p w:rsidR="00AD011D" w:rsidDel="00562882" w:rsidRDefault="00AD011D">
          <w:pPr>
            <w:pStyle w:val="TDC2"/>
            <w:tabs>
              <w:tab w:val="left" w:pos="1100"/>
              <w:tab w:val="right" w:leader="dot" w:pos="9395"/>
            </w:tabs>
            <w:rPr>
              <w:del w:id="302" w:author="Usuario" w:date="2009-11-17T20:30:00Z"/>
              <w:rFonts w:asciiTheme="minorHAnsi" w:eastAsiaTheme="minorEastAsia" w:hAnsiTheme="minorHAnsi"/>
              <w:noProof/>
              <w:sz w:val="22"/>
              <w:lang w:val="es-ES" w:eastAsia="es-ES"/>
            </w:rPr>
          </w:pPr>
          <w:del w:id="303" w:author="Usuario" w:date="2009-11-17T20:30:00Z">
            <w:r w:rsidDel="00562882">
              <w:rPr>
                <w:noProof/>
              </w:rPr>
              <w:delText>17.3.</w:delText>
            </w:r>
            <w:r w:rsidDel="00562882">
              <w:rPr>
                <w:rFonts w:asciiTheme="minorHAnsi" w:eastAsiaTheme="minorEastAsia" w:hAnsiTheme="minorHAnsi"/>
                <w:noProof/>
                <w:sz w:val="22"/>
                <w:lang w:val="es-ES" w:eastAsia="es-ES"/>
              </w:rPr>
              <w:tab/>
            </w:r>
            <w:r w:rsidDel="00562882">
              <w:rPr>
                <w:noProof/>
              </w:rPr>
              <w:delText>Caso de uso Asignación.</w:delText>
            </w:r>
            <w:r w:rsidDel="00562882">
              <w:rPr>
                <w:noProof/>
              </w:rPr>
              <w:tab/>
              <w:delText>53</w:delText>
            </w:r>
          </w:del>
        </w:p>
        <w:p w:rsidR="00AD011D" w:rsidDel="00562882" w:rsidRDefault="00AD011D">
          <w:pPr>
            <w:pStyle w:val="TDC2"/>
            <w:tabs>
              <w:tab w:val="left" w:pos="1100"/>
              <w:tab w:val="right" w:leader="dot" w:pos="9395"/>
            </w:tabs>
            <w:rPr>
              <w:del w:id="304" w:author="Usuario" w:date="2009-11-17T20:30:00Z"/>
              <w:rFonts w:asciiTheme="minorHAnsi" w:eastAsiaTheme="minorEastAsia" w:hAnsiTheme="minorHAnsi"/>
              <w:noProof/>
              <w:sz w:val="22"/>
              <w:lang w:val="es-ES" w:eastAsia="es-ES"/>
            </w:rPr>
          </w:pPr>
          <w:del w:id="305" w:author="Usuario" w:date="2009-11-17T20:30:00Z">
            <w:r w:rsidDel="00562882">
              <w:rPr>
                <w:noProof/>
              </w:rPr>
              <w:delText>17.4.</w:delText>
            </w:r>
            <w:r w:rsidDel="00562882">
              <w:rPr>
                <w:rFonts w:asciiTheme="minorHAnsi" w:eastAsiaTheme="minorEastAsia" w:hAnsiTheme="minorHAnsi"/>
                <w:noProof/>
                <w:sz w:val="22"/>
                <w:lang w:val="es-ES" w:eastAsia="es-ES"/>
              </w:rPr>
              <w:tab/>
            </w:r>
            <w:r w:rsidDel="00562882">
              <w:rPr>
                <w:noProof/>
              </w:rPr>
              <w:delText>Caso de uso Asignación /Reparación.</w:delText>
            </w:r>
            <w:r w:rsidDel="00562882">
              <w:rPr>
                <w:noProof/>
              </w:rPr>
              <w:tab/>
              <w:delText>54</w:delText>
            </w:r>
          </w:del>
        </w:p>
        <w:p w:rsidR="00AD011D" w:rsidDel="00562882" w:rsidRDefault="00AD011D">
          <w:pPr>
            <w:pStyle w:val="TDC2"/>
            <w:tabs>
              <w:tab w:val="left" w:pos="1100"/>
              <w:tab w:val="right" w:leader="dot" w:pos="9395"/>
            </w:tabs>
            <w:rPr>
              <w:del w:id="306" w:author="Usuario" w:date="2009-11-17T20:30:00Z"/>
              <w:rFonts w:asciiTheme="minorHAnsi" w:eastAsiaTheme="minorEastAsia" w:hAnsiTheme="minorHAnsi"/>
              <w:noProof/>
              <w:sz w:val="22"/>
              <w:lang w:val="es-ES" w:eastAsia="es-ES"/>
            </w:rPr>
          </w:pPr>
          <w:del w:id="307" w:author="Usuario" w:date="2009-11-17T20:30:00Z">
            <w:r w:rsidDel="00562882">
              <w:rPr>
                <w:noProof/>
              </w:rPr>
              <w:delText>17.5.</w:delText>
            </w:r>
            <w:r w:rsidDel="00562882">
              <w:rPr>
                <w:rFonts w:asciiTheme="minorHAnsi" w:eastAsiaTheme="minorEastAsia" w:hAnsiTheme="minorHAnsi"/>
                <w:noProof/>
                <w:sz w:val="22"/>
                <w:lang w:val="es-ES" w:eastAsia="es-ES"/>
              </w:rPr>
              <w:tab/>
            </w:r>
            <w:r w:rsidDel="00562882">
              <w:rPr>
                <w:noProof/>
              </w:rPr>
              <w:delText>Caso de uso Entrega.</w:delText>
            </w:r>
            <w:r w:rsidDel="00562882">
              <w:rPr>
                <w:noProof/>
              </w:rPr>
              <w:tab/>
              <w:delText>55</w:delText>
            </w:r>
          </w:del>
        </w:p>
        <w:p w:rsidR="00AD011D" w:rsidDel="00562882" w:rsidRDefault="00AD011D">
          <w:pPr>
            <w:pStyle w:val="TDC2"/>
            <w:tabs>
              <w:tab w:val="left" w:pos="1100"/>
              <w:tab w:val="right" w:leader="dot" w:pos="9395"/>
            </w:tabs>
            <w:rPr>
              <w:del w:id="308" w:author="Usuario" w:date="2009-11-17T20:30:00Z"/>
              <w:rFonts w:asciiTheme="minorHAnsi" w:eastAsiaTheme="minorEastAsia" w:hAnsiTheme="minorHAnsi"/>
              <w:noProof/>
              <w:sz w:val="22"/>
              <w:lang w:val="es-ES" w:eastAsia="es-ES"/>
            </w:rPr>
          </w:pPr>
          <w:del w:id="309" w:author="Usuario" w:date="2009-11-17T20:30:00Z">
            <w:r w:rsidDel="00562882">
              <w:rPr>
                <w:noProof/>
              </w:rPr>
              <w:delText>17.6.</w:delText>
            </w:r>
            <w:r w:rsidDel="00562882">
              <w:rPr>
                <w:rFonts w:asciiTheme="minorHAnsi" w:eastAsiaTheme="minorEastAsia" w:hAnsiTheme="minorHAnsi"/>
                <w:noProof/>
                <w:sz w:val="22"/>
                <w:lang w:val="es-ES" w:eastAsia="es-ES"/>
              </w:rPr>
              <w:tab/>
            </w:r>
            <w:r w:rsidDel="00562882">
              <w:rPr>
                <w:noProof/>
              </w:rPr>
              <w:delText>Caso de uso Administrar Técnicos.</w:delText>
            </w:r>
            <w:r w:rsidDel="00562882">
              <w:rPr>
                <w:noProof/>
              </w:rPr>
              <w:tab/>
              <w:delText>56</w:delText>
            </w:r>
          </w:del>
        </w:p>
        <w:p w:rsidR="00AD011D" w:rsidDel="00562882" w:rsidRDefault="00AD011D">
          <w:pPr>
            <w:pStyle w:val="TDC2"/>
            <w:tabs>
              <w:tab w:val="left" w:pos="1100"/>
              <w:tab w:val="right" w:leader="dot" w:pos="9395"/>
            </w:tabs>
            <w:rPr>
              <w:del w:id="310" w:author="Usuario" w:date="2009-11-17T20:30:00Z"/>
              <w:rFonts w:asciiTheme="minorHAnsi" w:eastAsiaTheme="minorEastAsia" w:hAnsiTheme="minorHAnsi"/>
              <w:noProof/>
              <w:sz w:val="22"/>
              <w:lang w:val="es-ES" w:eastAsia="es-ES"/>
            </w:rPr>
          </w:pPr>
          <w:del w:id="311" w:author="Usuario" w:date="2009-11-17T20:30:00Z">
            <w:r w:rsidDel="00562882">
              <w:rPr>
                <w:noProof/>
              </w:rPr>
              <w:delText>17.7.</w:delText>
            </w:r>
            <w:r w:rsidDel="00562882">
              <w:rPr>
                <w:rFonts w:asciiTheme="minorHAnsi" w:eastAsiaTheme="minorEastAsia" w:hAnsiTheme="minorHAnsi"/>
                <w:noProof/>
                <w:sz w:val="22"/>
                <w:lang w:val="es-ES" w:eastAsia="es-ES"/>
              </w:rPr>
              <w:tab/>
            </w:r>
            <w:r w:rsidDel="00562882">
              <w:rPr>
                <w:noProof/>
              </w:rPr>
              <w:delText>Caso de uso Administrar Usuarios.</w:delText>
            </w:r>
            <w:r w:rsidDel="00562882">
              <w:rPr>
                <w:noProof/>
              </w:rPr>
              <w:tab/>
              <w:delText>57</w:delText>
            </w:r>
          </w:del>
        </w:p>
        <w:p w:rsidR="00AD011D" w:rsidDel="00562882" w:rsidRDefault="00AD011D">
          <w:pPr>
            <w:pStyle w:val="TDC2"/>
            <w:tabs>
              <w:tab w:val="left" w:pos="880"/>
              <w:tab w:val="right" w:leader="dot" w:pos="9395"/>
            </w:tabs>
            <w:rPr>
              <w:del w:id="312" w:author="Usuario" w:date="2009-11-17T20:30:00Z"/>
              <w:rFonts w:asciiTheme="minorHAnsi" w:eastAsiaTheme="minorEastAsia" w:hAnsiTheme="minorHAnsi"/>
              <w:noProof/>
              <w:sz w:val="22"/>
              <w:lang w:val="es-ES" w:eastAsia="es-ES"/>
            </w:rPr>
          </w:pPr>
          <w:del w:id="313" w:author="Usuario" w:date="2009-11-17T20:30:00Z">
            <w:r w:rsidDel="00562882">
              <w:rPr>
                <w:noProof/>
              </w:rPr>
              <w:delText>18.</w:delText>
            </w:r>
            <w:r w:rsidDel="00562882">
              <w:rPr>
                <w:rFonts w:asciiTheme="minorHAnsi" w:eastAsiaTheme="minorEastAsia" w:hAnsiTheme="minorHAnsi"/>
                <w:noProof/>
                <w:sz w:val="22"/>
                <w:lang w:val="es-ES" w:eastAsia="es-ES"/>
              </w:rPr>
              <w:tab/>
            </w:r>
            <w:r w:rsidDel="00562882">
              <w:rPr>
                <w:noProof/>
              </w:rPr>
              <w:delText>Diagramas de Secuencia.</w:delText>
            </w:r>
            <w:r w:rsidDel="00562882">
              <w:rPr>
                <w:noProof/>
              </w:rPr>
              <w:tab/>
              <w:delText>58</w:delText>
            </w:r>
          </w:del>
        </w:p>
        <w:p w:rsidR="00AD011D" w:rsidDel="00562882" w:rsidRDefault="00AD011D">
          <w:pPr>
            <w:pStyle w:val="TDC2"/>
            <w:tabs>
              <w:tab w:val="left" w:pos="1100"/>
              <w:tab w:val="right" w:leader="dot" w:pos="9395"/>
            </w:tabs>
            <w:rPr>
              <w:del w:id="314" w:author="Usuario" w:date="2009-11-17T20:30:00Z"/>
              <w:rFonts w:asciiTheme="minorHAnsi" w:eastAsiaTheme="minorEastAsia" w:hAnsiTheme="minorHAnsi"/>
              <w:noProof/>
              <w:sz w:val="22"/>
              <w:lang w:val="es-ES" w:eastAsia="es-ES"/>
            </w:rPr>
          </w:pPr>
          <w:del w:id="315" w:author="Usuario" w:date="2009-11-17T20:30:00Z">
            <w:r w:rsidDel="00562882">
              <w:rPr>
                <w:noProof/>
              </w:rPr>
              <w:delText>18.1.</w:delText>
            </w:r>
            <w:r w:rsidDel="00562882">
              <w:rPr>
                <w:rFonts w:asciiTheme="minorHAnsi" w:eastAsiaTheme="minorEastAsia" w:hAnsiTheme="minorHAnsi"/>
                <w:noProof/>
                <w:sz w:val="22"/>
                <w:lang w:val="es-ES" w:eastAsia="es-ES"/>
              </w:rPr>
              <w:tab/>
            </w:r>
            <w:r w:rsidDel="00562882">
              <w:rPr>
                <w:noProof/>
              </w:rPr>
              <w:delText>Diagrama de Recepción de Artículo.</w:delText>
            </w:r>
            <w:r w:rsidDel="00562882">
              <w:rPr>
                <w:noProof/>
              </w:rPr>
              <w:tab/>
              <w:delText>58</w:delText>
            </w:r>
          </w:del>
        </w:p>
        <w:p w:rsidR="00AD011D" w:rsidDel="00562882" w:rsidRDefault="00AD011D">
          <w:pPr>
            <w:pStyle w:val="TDC2"/>
            <w:tabs>
              <w:tab w:val="left" w:pos="1100"/>
              <w:tab w:val="right" w:leader="dot" w:pos="9395"/>
            </w:tabs>
            <w:rPr>
              <w:del w:id="316" w:author="Usuario" w:date="2009-11-17T20:30:00Z"/>
              <w:rFonts w:asciiTheme="minorHAnsi" w:eastAsiaTheme="minorEastAsia" w:hAnsiTheme="minorHAnsi"/>
              <w:noProof/>
              <w:sz w:val="22"/>
              <w:lang w:val="es-ES" w:eastAsia="es-ES"/>
            </w:rPr>
          </w:pPr>
          <w:del w:id="317" w:author="Usuario" w:date="2009-11-17T20:30:00Z">
            <w:r w:rsidDel="00562882">
              <w:rPr>
                <w:noProof/>
              </w:rPr>
              <w:delText>18.2.</w:delText>
            </w:r>
            <w:r w:rsidDel="00562882">
              <w:rPr>
                <w:rFonts w:asciiTheme="minorHAnsi" w:eastAsiaTheme="minorEastAsia" w:hAnsiTheme="minorHAnsi"/>
                <w:noProof/>
                <w:sz w:val="22"/>
                <w:lang w:val="es-ES" w:eastAsia="es-ES"/>
              </w:rPr>
              <w:tab/>
            </w:r>
            <w:r w:rsidDel="00562882">
              <w:rPr>
                <w:noProof/>
              </w:rPr>
              <w:delText>Diagrama de Asignación de Orden de Trabajo.</w:delText>
            </w:r>
            <w:r w:rsidDel="00562882">
              <w:rPr>
                <w:noProof/>
              </w:rPr>
              <w:tab/>
              <w:delText>59</w:delText>
            </w:r>
          </w:del>
        </w:p>
        <w:p w:rsidR="00AD011D" w:rsidDel="00562882" w:rsidRDefault="00AD011D">
          <w:pPr>
            <w:pStyle w:val="TDC2"/>
            <w:tabs>
              <w:tab w:val="left" w:pos="1100"/>
              <w:tab w:val="right" w:leader="dot" w:pos="9395"/>
            </w:tabs>
            <w:rPr>
              <w:del w:id="318" w:author="Usuario" w:date="2009-11-17T20:30:00Z"/>
              <w:rFonts w:asciiTheme="minorHAnsi" w:eastAsiaTheme="minorEastAsia" w:hAnsiTheme="minorHAnsi"/>
              <w:noProof/>
              <w:sz w:val="22"/>
              <w:lang w:val="es-ES" w:eastAsia="es-ES"/>
            </w:rPr>
          </w:pPr>
          <w:del w:id="319" w:author="Usuario" w:date="2009-11-17T20:30:00Z">
            <w:r w:rsidDel="00562882">
              <w:rPr>
                <w:noProof/>
              </w:rPr>
              <w:delText>18.3.</w:delText>
            </w:r>
            <w:r w:rsidDel="00562882">
              <w:rPr>
                <w:rFonts w:asciiTheme="minorHAnsi" w:eastAsiaTheme="minorEastAsia" w:hAnsiTheme="minorHAnsi"/>
                <w:noProof/>
                <w:sz w:val="22"/>
                <w:lang w:val="es-ES" w:eastAsia="es-ES"/>
              </w:rPr>
              <w:tab/>
            </w:r>
            <w:r w:rsidDel="00562882">
              <w:rPr>
                <w:noProof/>
              </w:rPr>
              <w:delText>Diagrama de Ingreso de Datos de Orden de Trabajo.</w:delText>
            </w:r>
            <w:r w:rsidDel="00562882">
              <w:rPr>
                <w:noProof/>
              </w:rPr>
              <w:tab/>
              <w:delText>60</w:delText>
            </w:r>
          </w:del>
        </w:p>
        <w:p w:rsidR="00AD011D" w:rsidDel="00562882" w:rsidRDefault="00AD011D">
          <w:pPr>
            <w:pStyle w:val="TDC2"/>
            <w:tabs>
              <w:tab w:val="left" w:pos="1100"/>
              <w:tab w:val="right" w:leader="dot" w:pos="9395"/>
            </w:tabs>
            <w:rPr>
              <w:del w:id="320" w:author="Usuario" w:date="2009-11-17T20:30:00Z"/>
              <w:rFonts w:asciiTheme="minorHAnsi" w:eastAsiaTheme="minorEastAsia" w:hAnsiTheme="minorHAnsi"/>
              <w:noProof/>
              <w:sz w:val="22"/>
              <w:lang w:val="es-ES" w:eastAsia="es-ES"/>
            </w:rPr>
          </w:pPr>
          <w:del w:id="321" w:author="Usuario" w:date="2009-11-17T20:30:00Z">
            <w:r w:rsidDel="00562882">
              <w:rPr>
                <w:noProof/>
              </w:rPr>
              <w:delText>18.4.</w:delText>
            </w:r>
            <w:r w:rsidDel="00562882">
              <w:rPr>
                <w:rFonts w:asciiTheme="minorHAnsi" w:eastAsiaTheme="minorEastAsia" w:hAnsiTheme="minorHAnsi"/>
                <w:noProof/>
                <w:sz w:val="22"/>
                <w:lang w:val="es-ES" w:eastAsia="es-ES"/>
              </w:rPr>
              <w:tab/>
            </w:r>
            <w:r w:rsidDel="00562882">
              <w:rPr>
                <w:noProof/>
              </w:rPr>
              <w:delText>Diagrama de Asignación Automática.</w:delText>
            </w:r>
            <w:r w:rsidDel="00562882">
              <w:rPr>
                <w:noProof/>
              </w:rPr>
              <w:tab/>
              <w:delText>60</w:delText>
            </w:r>
          </w:del>
        </w:p>
        <w:p w:rsidR="00AD011D" w:rsidDel="00562882" w:rsidRDefault="00AD011D">
          <w:pPr>
            <w:pStyle w:val="TDC2"/>
            <w:tabs>
              <w:tab w:val="left" w:pos="880"/>
              <w:tab w:val="right" w:leader="dot" w:pos="9395"/>
            </w:tabs>
            <w:rPr>
              <w:del w:id="322" w:author="Usuario" w:date="2009-11-17T20:30:00Z"/>
              <w:rFonts w:asciiTheme="minorHAnsi" w:eastAsiaTheme="minorEastAsia" w:hAnsiTheme="minorHAnsi"/>
              <w:noProof/>
              <w:sz w:val="22"/>
              <w:lang w:val="es-ES" w:eastAsia="es-ES"/>
            </w:rPr>
          </w:pPr>
          <w:del w:id="323" w:author="Usuario" w:date="2009-11-17T20:30:00Z">
            <w:r w:rsidDel="00562882">
              <w:rPr>
                <w:noProof/>
              </w:rPr>
              <w:delText>19.</w:delText>
            </w:r>
            <w:r w:rsidDel="00562882">
              <w:rPr>
                <w:rFonts w:asciiTheme="minorHAnsi" w:eastAsiaTheme="minorEastAsia" w:hAnsiTheme="minorHAnsi"/>
                <w:noProof/>
                <w:sz w:val="22"/>
                <w:lang w:val="es-ES" w:eastAsia="es-ES"/>
              </w:rPr>
              <w:tab/>
            </w:r>
            <w:r w:rsidDel="00562882">
              <w:rPr>
                <w:noProof/>
              </w:rPr>
              <w:delText>Conclusión.</w:delText>
            </w:r>
            <w:r w:rsidDel="00562882">
              <w:rPr>
                <w:noProof/>
              </w:rPr>
              <w:tab/>
              <w:delText>61</w:delText>
            </w:r>
          </w:del>
        </w:p>
        <w:p w:rsidR="00AD011D" w:rsidDel="00562882" w:rsidRDefault="00AD011D">
          <w:pPr>
            <w:pStyle w:val="TDC2"/>
            <w:tabs>
              <w:tab w:val="left" w:pos="880"/>
              <w:tab w:val="right" w:leader="dot" w:pos="9395"/>
            </w:tabs>
            <w:rPr>
              <w:del w:id="324" w:author="Usuario" w:date="2009-11-17T20:30:00Z"/>
              <w:rFonts w:asciiTheme="minorHAnsi" w:eastAsiaTheme="minorEastAsia" w:hAnsiTheme="minorHAnsi"/>
              <w:noProof/>
              <w:sz w:val="22"/>
              <w:lang w:val="es-ES" w:eastAsia="es-ES"/>
            </w:rPr>
          </w:pPr>
          <w:del w:id="325" w:author="Usuario" w:date="2009-11-17T20:30:00Z">
            <w:r w:rsidDel="00562882">
              <w:rPr>
                <w:noProof/>
              </w:rPr>
              <w:delText>20.</w:delText>
            </w:r>
            <w:r w:rsidDel="00562882">
              <w:rPr>
                <w:rFonts w:asciiTheme="minorHAnsi" w:eastAsiaTheme="minorEastAsia" w:hAnsiTheme="minorHAnsi"/>
                <w:noProof/>
                <w:sz w:val="22"/>
                <w:lang w:val="es-ES" w:eastAsia="es-ES"/>
              </w:rPr>
              <w:tab/>
            </w:r>
            <w:r w:rsidDel="00562882">
              <w:rPr>
                <w:noProof/>
              </w:rPr>
              <w:delText>Bibliografía.</w:delText>
            </w:r>
            <w:r w:rsidDel="00562882">
              <w:rPr>
                <w:noProof/>
              </w:rPr>
              <w:tab/>
              <w:delText>62</w:delText>
            </w:r>
          </w:del>
        </w:p>
        <w:p w:rsidR="00AD011D" w:rsidDel="00562882" w:rsidRDefault="00AD011D">
          <w:pPr>
            <w:pStyle w:val="TDC2"/>
            <w:tabs>
              <w:tab w:val="left" w:pos="880"/>
              <w:tab w:val="right" w:leader="dot" w:pos="9395"/>
            </w:tabs>
            <w:rPr>
              <w:del w:id="326" w:author="Usuario" w:date="2009-11-17T20:30:00Z"/>
              <w:rFonts w:asciiTheme="minorHAnsi" w:eastAsiaTheme="minorEastAsia" w:hAnsiTheme="minorHAnsi"/>
              <w:noProof/>
              <w:sz w:val="22"/>
              <w:lang w:val="es-ES" w:eastAsia="es-ES"/>
            </w:rPr>
          </w:pPr>
          <w:del w:id="327" w:author="Usuario" w:date="2009-11-17T20:30:00Z">
            <w:r w:rsidDel="00562882">
              <w:rPr>
                <w:noProof/>
              </w:rPr>
              <w:delText>21.</w:delText>
            </w:r>
            <w:r w:rsidDel="00562882">
              <w:rPr>
                <w:rFonts w:asciiTheme="minorHAnsi" w:eastAsiaTheme="minorEastAsia" w:hAnsiTheme="minorHAnsi"/>
                <w:noProof/>
                <w:sz w:val="22"/>
                <w:lang w:val="es-ES" w:eastAsia="es-ES"/>
              </w:rPr>
              <w:tab/>
            </w:r>
            <w:r w:rsidDel="00562882">
              <w:rPr>
                <w:noProof/>
              </w:rPr>
              <w:delText>Anexos.</w:delText>
            </w:r>
            <w:r w:rsidDel="00562882">
              <w:rPr>
                <w:noProof/>
              </w:rPr>
              <w:tab/>
              <w:delText>62</w:delText>
            </w:r>
          </w:del>
        </w:p>
        <w:p w:rsidR="00AD011D" w:rsidDel="00562882" w:rsidRDefault="00AD011D">
          <w:pPr>
            <w:pStyle w:val="TDC2"/>
            <w:tabs>
              <w:tab w:val="left" w:pos="1100"/>
              <w:tab w:val="right" w:leader="dot" w:pos="9395"/>
            </w:tabs>
            <w:rPr>
              <w:del w:id="328" w:author="Usuario" w:date="2009-11-17T20:30:00Z"/>
              <w:rFonts w:asciiTheme="minorHAnsi" w:eastAsiaTheme="minorEastAsia" w:hAnsiTheme="minorHAnsi"/>
              <w:noProof/>
              <w:sz w:val="22"/>
              <w:lang w:val="es-ES" w:eastAsia="es-ES"/>
            </w:rPr>
          </w:pPr>
          <w:del w:id="329" w:author="Usuario" w:date="2009-11-17T20:30:00Z">
            <w:r w:rsidDel="00562882">
              <w:rPr>
                <w:noProof/>
              </w:rPr>
              <w:delText>21.1.</w:delText>
            </w:r>
            <w:r w:rsidDel="00562882">
              <w:rPr>
                <w:rFonts w:asciiTheme="minorHAnsi" w:eastAsiaTheme="minorEastAsia" w:hAnsiTheme="minorHAnsi"/>
                <w:noProof/>
                <w:sz w:val="22"/>
                <w:lang w:val="es-ES" w:eastAsia="es-ES"/>
              </w:rPr>
              <w:tab/>
            </w:r>
            <w:r w:rsidDel="00562882">
              <w:rPr>
                <w:noProof/>
              </w:rPr>
              <w:delText>Carta Gantt.</w:delText>
            </w:r>
            <w:r w:rsidDel="00562882">
              <w:rPr>
                <w:noProof/>
              </w:rPr>
              <w:tab/>
              <w:delText>62</w:delText>
            </w:r>
          </w:del>
        </w:p>
        <w:p w:rsidR="00AE19BB" w:rsidRDefault="00C06308"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330" w:name="_Toc246253183"/>
      <w:r>
        <w:lastRenderedPageBreak/>
        <w:t>Capítulo I: Introducción</w:t>
      </w:r>
      <w:bookmarkEnd w:id="330"/>
      <w:r>
        <w:t xml:space="preserve"> </w:t>
      </w:r>
    </w:p>
    <w:p w:rsidR="00D9269C" w:rsidRDefault="00D9269C" w:rsidP="004B3BF0">
      <w:pPr>
        <w:pStyle w:val="Ttulo2"/>
        <w:numPr>
          <w:ilvl w:val="0"/>
          <w:numId w:val="28"/>
        </w:numPr>
        <w:jc w:val="both"/>
      </w:pPr>
      <w:bookmarkStart w:id="331" w:name="_Toc246253184"/>
      <w:r>
        <w:t>Antecedentes.</w:t>
      </w:r>
      <w:bookmarkEnd w:id="33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ins w:id="332" w:author="Usuario" w:date="2009-11-17T20:26:00Z">
        <w:r w:rsidR="00E81BF6">
          <w:t>esta cantidad</w:t>
        </w:r>
      </w:ins>
      <w:del w:id="333" w:author="Usuario" w:date="2009-11-17T20:26:00Z">
        <w:r w:rsidR="000647B7" w:rsidDel="00E81BF6">
          <w:delText>los servicios técnicos</w:delText>
        </w:r>
      </w:del>
      <w:r w:rsidR="000647B7">
        <w:t>.</w:t>
      </w:r>
      <w:r w:rsidR="000647B7" w:rsidRPr="000647B7">
        <w:t xml:space="preserve"> </w:t>
      </w:r>
      <w:r w:rsidR="000647B7">
        <w:t>Según las páginas amarillas.cl registra 962 empresas de tipo de servicio técnico electrónico.</w:t>
      </w:r>
    </w:p>
    <w:p w:rsidR="000647B7" w:rsidDel="00E81BF6" w:rsidRDefault="00D9269C" w:rsidP="007E4A2C">
      <w:pPr>
        <w:jc w:val="both"/>
        <w:rPr>
          <w:del w:id="334" w:author="Usuario" w:date="2009-11-17T20:26:00Z"/>
        </w:rPr>
      </w:pPr>
      <w:del w:id="335" w:author="Usuario" w:date="2009-11-17T20:26:00Z">
        <w:r w:rsidRPr="00D9269C" w:rsidDel="00E81BF6">
          <w:delText>Dentro de todos los rubros que existen en las empresas de tipo Pymes este proyecto se enfoca en las empresas de servicio técnico electrónico debido a que grandes marcas electrónicas como Sony, P</w:delText>
        </w:r>
        <w:r w:rsidR="00097AC9" w:rsidDel="00E81BF6">
          <w:delText xml:space="preserve">hilips, LG, entre otras, poseen </w:delText>
        </w:r>
        <w:r w:rsidR="008D1545" w:rsidDel="00E81BF6">
          <w:delText>centros</w:delText>
        </w:r>
        <w:r w:rsidR="00097AC9" w:rsidDel="00E81BF6">
          <w:delText xml:space="preserve"> autorizad</w:delText>
        </w:r>
        <w:r w:rsidR="00AA0514" w:rsidDel="00E81BF6">
          <w:delText>o</w:delText>
        </w:r>
        <w:r w:rsidR="00097AC9" w:rsidDel="00E81BF6">
          <w:delText>s</w:delText>
        </w:r>
        <w:r w:rsidRPr="00D9269C" w:rsidDel="00E81BF6">
          <w:delText>,</w:delText>
        </w:r>
        <w:r w:rsidR="00097AC9" w:rsidDel="00E81BF6">
          <w:delText xml:space="preserve"> </w:delText>
        </w:r>
        <w:r w:rsidR="00834F06" w:rsidDel="00E81BF6">
          <w:delText>así</w:delText>
        </w:r>
        <w:r w:rsidR="00097AC9" w:rsidDel="00E81BF6">
          <w:delText xml:space="preserve"> como </w:delText>
        </w:r>
        <w:r w:rsidR="00834F06" w:rsidDel="00E81BF6">
          <w:delText>también</w:delText>
        </w:r>
        <w:r w:rsidR="00097AC9" w:rsidDel="00E81BF6">
          <w:delText xml:space="preserve"> se han</w:delText>
        </w:r>
        <w:r w:rsidRPr="00D9269C" w:rsidDel="00E81BF6">
          <w:delText xml:space="preserve"> identificado una gran cantidad </w:delText>
        </w:r>
        <w:r w:rsidR="00097AC9" w:rsidDel="00E81BF6">
          <w:delText xml:space="preserve">de servicios </w:delText>
        </w:r>
        <w:r w:rsidR="00834F06" w:rsidDel="00E81BF6">
          <w:delText>técnicos</w:delText>
        </w:r>
        <w:r w:rsidR="00097AC9" w:rsidDel="00E81BF6">
          <w:delText xml:space="preserve"> </w:delText>
        </w:r>
        <w:r w:rsidRPr="00D9269C" w:rsidDel="00E81BF6">
          <w:delText>independientes.</w:delText>
        </w:r>
        <w:r w:rsidR="008D1545" w:rsidDel="00E81BF6">
          <w:delText xml:space="preserve"> </w:delText>
        </w:r>
      </w:del>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Pr="007E4A2C">
        <w:t xml:space="preserve">ymes en tema de TI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 xml:space="preserve">Con la información recopilada anteriormente el 10% de las pymes utiliza tecnologías de la información el proyecto abarcara  </w:t>
      </w:r>
      <w:r w:rsidR="000647B7">
        <w:t xml:space="preserve">el </w:t>
      </w:r>
      <w:r w:rsidRPr="007E4A2C">
        <w:t xml:space="preserve">5%  </w:t>
      </w:r>
      <w:r w:rsidR="000647B7">
        <w:t>del mercado de los servicios técnicos electrónicos.</w:t>
      </w:r>
      <w:r w:rsidRPr="007E4A2C">
        <w:t xml:space="preserve"> </w:t>
      </w:r>
    </w:p>
    <w:p w:rsidR="00552D28" w:rsidRPr="00E81BF6" w:rsidRDefault="00D9269C" w:rsidP="00173BEB">
      <w:pPr>
        <w:jc w:val="both"/>
        <w:rPr>
          <w:u w:val="single"/>
          <w:rPrChange w:id="336" w:author="Usuario" w:date="2009-11-17T20:27:00Z">
            <w:rPr>
              <w:rFonts w:asciiTheme="majorHAnsi" w:eastAsiaTheme="majorEastAsia" w:hAnsiTheme="majorHAnsi" w:cstheme="majorBidi"/>
              <w:b/>
              <w:bCs/>
              <w:color w:val="4F81BD" w:themeColor="accent1"/>
              <w:sz w:val="26"/>
              <w:szCs w:val="26"/>
            </w:rPr>
          </w:rPrChang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ins w:id="337" w:author="Usuario" w:date="2009-11-17T20:27:00Z">
        <w:r w:rsidR="00E81BF6">
          <w:t xml:space="preserve"> </w:t>
        </w:r>
        <w:r w:rsidR="00E81BF6">
          <w:t>es por esto que el siguiente proyecto se enfoca en este tipo de empresas</w:t>
        </w:r>
        <w:r w:rsidR="00E81BF6">
          <w:t>.</w:t>
        </w:r>
      </w:ins>
      <w:del w:id="338" w:author="Usuario" w:date="2009-11-17T20:27:00Z">
        <w:r w:rsidRPr="00D9269C" w:rsidDel="00E81BF6">
          <w:delText>.</w:delText>
        </w:r>
      </w:del>
      <w:r w:rsidR="00552D28">
        <w:br w:type="page"/>
      </w:r>
    </w:p>
    <w:p w:rsidR="00D9269C" w:rsidRDefault="00D9269C" w:rsidP="004B3BF0">
      <w:pPr>
        <w:pStyle w:val="Ttulo2"/>
        <w:numPr>
          <w:ilvl w:val="0"/>
          <w:numId w:val="28"/>
        </w:numPr>
        <w:jc w:val="both"/>
      </w:pPr>
      <w:bookmarkStart w:id="339" w:name="_Toc246253185"/>
      <w:r>
        <w:lastRenderedPageBreak/>
        <w:t>Descripción de la organización.</w:t>
      </w:r>
      <w:bookmarkEnd w:id="339"/>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40" w:name="_Toc246253186"/>
      <w:r>
        <w:t>Funciones de la empresa.</w:t>
      </w:r>
      <w:bookmarkEnd w:id="340"/>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341" w:name="_Toc246253187"/>
      <w:r>
        <w:t>Estructura Organizacional.</w:t>
      </w:r>
      <w:bookmarkEnd w:id="341"/>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eastAsia="es-CL"/>
        </w:rPr>
        <w:lastRenderedPageBreak/>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del w:id="342" w:author="Usuario" w:date="2009-11-17T20:24:00Z">
        <w:r w:rsidR="008D1545" w:rsidDel="00970316">
          <w:br w:type="page"/>
        </w:r>
      </w:del>
    </w:p>
    <w:p w:rsidR="00D9269C" w:rsidRDefault="00D9269C" w:rsidP="004B3BF0">
      <w:pPr>
        <w:pStyle w:val="Ttulo2"/>
        <w:numPr>
          <w:ilvl w:val="1"/>
          <w:numId w:val="28"/>
        </w:numPr>
        <w:jc w:val="both"/>
      </w:pPr>
      <w:bookmarkStart w:id="343" w:name="_Toc246253188"/>
      <w:r>
        <w:t>Metodología de trabajo.</w:t>
      </w:r>
      <w:bookmarkEnd w:id="343"/>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 xml:space="preserve">Cuando el proceso finaliza es porque ya se encuentra reparado el artículo, esto debería continuar  haciendo llegar una notificación al cliente que su artículo está listo ya sea por </w:t>
      </w:r>
      <w:r>
        <w:lastRenderedPageBreak/>
        <w:t>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eastAsia="es-CL"/>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344" w:name="_Toc246253189"/>
      <w:r>
        <w:lastRenderedPageBreak/>
        <w:t>Descripción del problema.</w:t>
      </w:r>
      <w:bookmarkEnd w:id="344"/>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ins w:id="345" w:author="Usuario" w:date="2009-11-17T20:24:00Z"/>
          <w:rFonts w:asciiTheme="majorHAnsi" w:eastAsiaTheme="majorEastAsia" w:hAnsiTheme="majorHAnsi" w:cstheme="majorBidi"/>
          <w:b/>
          <w:bCs/>
          <w:color w:val="4F81BD" w:themeColor="accent1"/>
          <w:sz w:val="26"/>
          <w:szCs w:val="26"/>
        </w:rPr>
      </w:pPr>
      <w:ins w:id="346" w:author="Usuario" w:date="2009-11-17T20:24:00Z">
        <w:r>
          <w:br w:type="page"/>
        </w:r>
      </w:ins>
    </w:p>
    <w:p w:rsidR="00D9269C" w:rsidRDefault="00D9269C" w:rsidP="004B3BF0">
      <w:pPr>
        <w:pStyle w:val="Ttulo2"/>
        <w:numPr>
          <w:ilvl w:val="0"/>
          <w:numId w:val="28"/>
        </w:numPr>
        <w:jc w:val="both"/>
      </w:pPr>
      <w:bookmarkStart w:id="347" w:name="_Toc246253190"/>
      <w:r>
        <w:lastRenderedPageBreak/>
        <w:t>Formulación y delimitación del proyecto.</w:t>
      </w:r>
      <w:bookmarkEnd w:id="34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348" w:name="_Toc246253191"/>
      <w:r>
        <w:lastRenderedPageBreak/>
        <w:t>Capítulo II: Marco Teórico.</w:t>
      </w:r>
      <w:bookmarkEnd w:id="34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349" w:name="_Toc246253192"/>
      <w:r>
        <w:t>Conceptos básicos de un servicio técnico electrónico.</w:t>
      </w:r>
      <w:bookmarkEnd w:id="34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350" w:name="_Toc246253193"/>
      <w:r w:rsidRPr="00535ACF">
        <w:lastRenderedPageBreak/>
        <w:t>Metodología de desarrollo.</w:t>
      </w:r>
      <w:bookmarkEnd w:id="35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351" w:name="_Toc246253194"/>
      <w:r w:rsidRPr="00535ACF">
        <w:t xml:space="preserve">Modelo </w:t>
      </w:r>
      <w:r w:rsidRPr="0068250D">
        <w:t>cas</w:t>
      </w:r>
      <w:r w:rsidR="0068250D" w:rsidRPr="0068250D">
        <w:t>c</w:t>
      </w:r>
      <w:r w:rsidRPr="0068250D">
        <w:t>ada</w:t>
      </w:r>
      <w:bookmarkEnd w:id="35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C06308" w:rsidP="009351E2">
      <w:pPr>
        <w:jc w:val="center"/>
        <w:rPr>
          <w:rFonts w:cs="Arial"/>
          <w:szCs w:val="24"/>
          <w:u w:val="single"/>
          <w:lang w:val="es-VE"/>
        </w:rPr>
      </w:pPr>
      <w:r w:rsidRPr="00C06308">
        <w:rPr>
          <w:rFonts w:cs="Arial"/>
          <w:szCs w:val="24"/>
          <w:lang w:val="es-VE"/>
        </w:rPr>
      </w:r>
      <w:r w:rsidRPr="00C06308">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352" w:name="_Toc246253195"/>
      <w:r>
        <w:t>Tecnologías de desarrollo.</w:t>
      </w:r>
      <w:bookmarkEnd w:id="35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353" w:name="_Toc246253196"/>
      <w:r>
        <w:lastRenderedPageBreak/>
        <w:t>Capítulo II</w:t>
      </w:r>
      <w:r w:rsidR="00884611">
        <w:t>I</w:t>
      </w:r>
      <w:r>
        <w:t>: Desarrollo del tema.</w:t>
      </w:r>
      <w:bookmarkEnd w:id="353"/>
    </w:p>
    <w:p w:rsidR="00D9269C" w:rsidRDefault="00D9269C" w:rsidP="004B3BF0">
      <w:pPr>
        <w:pStyle w:val="Ttulo2"/>
        <w:numPr>
          <w:ilvl w:val="0"/>
          <w:numId w:val="28"/>
        </w:numPr>
        <w:jc w:val="both"/>
      </w:pPr>
      <w:bookmarkStart w:id="354" w:name="_Toc246253197"/>
      <w:r>
        <w:t>Objetivos.</w:t>
      </w:r>
      <w:bookmarkEnd w:id="354"/>
    </w:p>
    <w:p w:rsidR="00D9269C" w:rsidRDefault="00D9269C" w:rsidP="004B3BF0">
      <w:pPr>
        <w:pStyle w:val="Ttulo2"/>
        <w:numPr>
          <w:ilvl w:val="1"/>
          <w:numId w:val="28"/>
        </w:numPr>
        <w:jc w:val="both"/>
      </w:pPr>
      <w:bookmarkStart w:id="355" w:name="_Toc246253198"/>
      <w:r>
        <w:t>Objetivos Generales.</w:t>
      </w:r>
      <w:bookmarkEnd w:id="35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356" w:name="_Toc246253199"/>
      <w:r>
        <w:t>Objetivos Específicos.</w:t>
      </w:r>
      <w:bookmarkEnd w:id="35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357" w:name="_Toc246253200"/>
      <w:r>
        <w:lastRenderedPageBreak/>
        <w:t>Propuesta Solución.</w:t>
      </w:r>
      <w:bookmarkEnd w:id="35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358" w:name="_Toc246253201"/>
      <w:r>
        <w:t>Alternativas.</w:t>
      </w:r>
      <w:bookmarkEnd w:id="358"/>
    </w:p>
    <w:p w:rsidR="00D9269C" w:rsidRDefault="00D9269C" w:rsidP="004B3BF0">
      <w:pPr>
        <w:pStyle w:val="Ttulo2"/>
        <w:numPr>
          <w:ilvl w:val="2"/>
          <w:numId w:val="28"/>
        </w:numPr>
        <w:jc w:val="both"/>
      </w:pPr>
      <w:bookmarkStart w:id="359" w:name="_Toc246253202"/>
      <w:r>
        <w:t>Sistemas ERP.</w:t>
      </w:r>
      <w:bookmarkEnd w:id="35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360" w:name="_Toc246253203"/>
      <w:r>
        <w:t>Sistema desarrollado a la medida para cliente.</w:t>
      </w:r>
      <w:bookmarkEnd w:id="36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361" w:name="_Toc246253204"/>
      <w:r>
        <w:t>Sistema desarrollado para rubro de empresa.</w:t>
      </w:r>
      <w:bookmarkEnd w:id="36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362" w:name="_Toc246253205"/>
      <w:r>
        <w:lastRenderedPageBreak/>
        <w:t>Evaluación.</w:t>
      </w:r>
      <w:bookmarkEnd w:id="36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363" w:name="_Toc246253206"/>
      <w:r>
        <w:t>Solución Propuesta.</w:t>
      </w:r>
      <w:bookmarkEnd w:id="36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364" w:name="_Toc246253207"/>
      <w:r>
        <w:lastRenderedPageBreak/>
        <w:t>Factibilidad técnica.</w:t>
      </w:r>
      <w:bookmarkEnd w:id="36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365" w:name="_Toc246253208"/>
      <w:r>
        <w:t>Factibilidad económica.</w:t>
      </w:r>
      <w:bookmarkEnd w:id="36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366" w:name="_Toc246253209"/>
      <w:r>
        <w:lastRenderedPageBreak/>
        <w:t>Factibilidad operacional.</w:t>
      </w:r>
      <w:bookmarkEnd w:id="36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367" w:name="_Toc246253210"/>
      <w:r>
        <w:lastRenderedPageBreak/>
        <w:t>Requerimientos.</w:t>
      </w:r>
      <w:bookmarkEnd w:id="367"/>
    </w:p>
    <w:p w:rsidR="00D9269C" w:rsidRDefault="00D9269C" w:rsidP="004B3BF0">
      <w:pPr>
        <w:pStyle w:val="Ttulo2"/>
        <w:numPr>
          <w:ilvl w:val="1"/>
          <w:numId w:val="28"/>
        </w:numPr>
        <w:jc w:val="both"/>
      </w:pPr>
      <w:bookmarkStart w:id="368" w:name="_Toc246253211"/>
      <w:r>
        <w:t>Requerimientos no funcionales.</w:t>
      </w:r>
      <w:bookmarkEnd w:id="36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369" w:name="_Toc246253212"/>
      <w:r>
        <w:lastRenderedPageBreak/>
        <w:t>Requerimientos funcionales.</w:t>
      </w:r>
      <w:bookmarkEnd w:id="369"/>
    </w:p>
    <w:p w:rsidR="00D9269C" w:rsidRDefault="00D9269C" w:rsidP="004B3BF0">
      <w:pPr>
        <w:pStyle w:val="Ttulo2"/>
        <w:numPr>
          <w:ilvl w:val="2"/>
          <w:numId w:val="28"/>
        </w:numPr>
        <w:jc w:val="both"/>
      </w:pPr>
      <w:bookmarkStart w:id="370" w:name="_Toc246253213"/>
      <w:r>
        <w:t>Perfiles.</w:t>
      </w:r>
      <w:bookmarkEnd w:id="37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71" w:name="_Toc246253214"/>
      <w:r>
        <w:t>Administrador de sistemas.</w:t>
      </w:r>
      <w:bookmarkEnd w:id="37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72" w:name="_Toc246253215"/>
      <w:r>
        <w:t>Recepcionista.</w:t>
      </w:r>
      <w:bookmarkEnd w:id="37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73" w:name="_Toc246253216"/>
      <w:r>
        <w:t>Administrativos.</w:t>
      </w:r>
      <w:bookmarkEnd w:id="37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74" w:name="_Toc246253217"/>
      <w:r>
        <w:t>Técnicos.</w:t>
      </w:r>
      <w:bookmarkEnd w:id="37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75" w:name="_Toc246253218"/>
      <w:r>
        <w:lastRenderedPageBreak/>
        <w:t>Gerente.</w:t>
      </w:r>
      <w:bookmarkEnd w:id="37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76" w:name="_Toc246253219"/>
      <w:r>
        <w:t>Súper Usuario.</w:t>
      </w:r>
      <w:bookmarkEnd w:id="37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7" w:name="_Toc246253220"/>
      <w:r>
        <w:t>Orden de Trabajo.</w:t>
      </w:r>
      <w:bookmarkEnd w:id="37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78" w:name="_Toc246253221"/>
      <w:r>
        <w:t>Asignación Automática.</w:t>
      </w:r>
      <w:bookmarkEnd w:id="37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79" w:name="_Toc246253222"/>
      <w:r>
        <w:t>Asignación Manual</w:t>
      </w:r>
      <w:r w:rsidR="00337123">
        <w:t>.</w:t>
      </w:r>
      <w:bookmarkEnd w:id="37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380" w:name="_Toc246253223"/>
      <w:r>
        <w:lastRenderedPageBreak/>
        <w:t>Pantallas.</w:t>
      </w:r>
      <w:bookmarkEnd w:id="380"/>
    </w:p>
    <w:p w:rsidR="00D9269C" w:rsidRDefault="00D9269C" w:rsidP="00E75F3D">
      <w:pPr>
        <w:pStyle w:val="Ttulo2"/>
        <w:numPr>
          <w:ilvl w:val="1"/>
          <w:numId w:val="28"/>
        </w:numPr>
        <w:jc w:val="both"/>
      </w:pPr>
      <w:bookmarkStart w:id="381" w:name="_Toc246253224"/>
      <w:r>
        <w:t>Pantalla inicio.</w:t>
      </w:r>
      <w:bookmarkEnd w:id="381"/>
    </w:p>
    <w:p w:rsidR="00D16F14" w:rsidRPr="00D16F14" w:rsidRDefault="00D16F14" w:rsidP="004B3BF0">
      <w:pPr>
        <w:jc w:val="both"/>
      </w:pPr>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382" w:name="_Toc246253225"/>
      <w:r>
        <w:lastRenderedPageBreak/>
        <w:t>Pantalla orden de trabajo.</w:t>
      </w:r>
      <w:bookmarkEnd w:id="382"/>
    </w:p>
    <w:p w:rsidR="00D16F14" w:rsidRPr="00D16F14" w:rsidRDefault="00D16F14" w:rsidP="004B3BF0">
      <w:pPr>
        <w:jc w:val="both"/>
      </w:pPr>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383" w:name="_Toc246253226"/>
      <w:r>
        <w:lastRenderedPageBreak/>
        <w:t>Pantalla Listados.</w:t>
      </w:r>
      <w:bookmarkEnd w:id="383"/>
    </w:p>
    <w:p w:rsidR="00D16F14" w:rsidRPr="00D16F14" w:rsidRDefault="00D16F14" w:rsidP="004B3BF0">
      <w:pPr>
        <w:jc w:val="both"/>
      </w:pPr>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384" w:name="_Toc246253227"/>
      <w:r>
        <w:lastRenderedPageBreak/>
        <w:t>Diagrama Entidad Relación.</w:t>
      </w:r>
      <w:bookmarkEnd w:id="384"/>
    </w:p>
    <w:p w:rsidR="00D16F14" w:rsidRPr="00D16F14" w:rsidRDefault="00140BA6" w:rsidP="004B3BF0">
      <w:pPr>
        <w:jc w:val="both"/>
      </w:pPr>
      <w:r>
        <w:rPr>
          <w:noProof/>
          <w:lang w:eastAsia="es-CL"/>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385" w:name="_Toc246253228"/>
      <w:r>
        <w:lastRenderedPageBreak/>
        <w:t>Diagrama de Contexto.</w:t>
      </w:r>
      <w:bookmarkEnd w:id="38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386" w:name="_Toc246253229"/>
      <w:r>
        <w:lastRenderedPageBreak/>
        <w:t>Diagrama nivel 1.</w:t>
      </w:r>
      <w:bookmarkEnd w:id="386"/>
    </w:p>
    <w:p w:rsidR="00880975" w:rsidRPr="00880975" w:rsidRDefault="00880975" w:rsidP="004B3BF0">
      <w:pPr>
        <w:jc w:val="both"/>
      </w:pPr>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387" w:name="_Toc246253230"/>
      <w:r>
        <w:lastRenderedPageBreak/>
        <w:t>Diccionario de Datos.</w:t>
      </w:r>
      <w:bookmarkEnd w:id="387"/>
    </w:p>
    <w:p w:rsidR="00D9269C" w:rsidRDefault="00D9269C" w:rsidP="00E75F3D">
      <w:pPr>
        <w:pStyle w:val="Ttulo2"/>
        <w:numPr>
          <w:ilvl w:val="1"/>
          <w:numId w:val="28"/>
        </w:numPr>
        <w:jc w:val="both"/>
      </w:pPr>
      <w:bookmarkStart w:id="388" w:name="_Toc246253231"/>
      <w:r>
        <w:t>Detalles tablas.</w:t>
      </w:r>
      <w:bookmarkEnd w:id="38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389" w:name="_Toc246253232"/>
      <w:r>
        <w:t>Casos de uso.</w:t>
      </w:r>
      <w:bookmarkEnd w:id="389"/>
    </w:p>
    <w:p w:rsidR="00D9269C" w:rsidRDefault="00D9269C" w:rsidP="00E75F3D">
      <w:pPr>
        <w:pStyle w:val="Ttulo2"/>
        <w:numPr>
          <w:ilvl w:val="1"/>
          <w:numId w:val="28"/>
        </w:numPr>
        <w:jc w:val="both"/>
      </w:pPr>
      <w:bookmarkStart w:id="390" w:name="_Toc246253233"/>
      <w:r>
        <w:t>Diagrama casos de uso</w:t>
      </w:r>
      <w:bookmarkEnd w:id="390"/>
    </w:p>
    <w:p w:rsidR="00D16F14" w:rsidRPr="00D16F14" w:rsidRDefault="00D16F14" w:rsidP="004B3BF0">
      <w:pPr>
        <w:jc w:val="both"/>
      </w:pPr>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391" w:name="_Toc246253234"/>
      <w:r>
        <w:lastRenderedPageBreak/>
        <w:t>Caso de uso Ingresar Orden de trabajo.</w:t>
      </w:r>
      <w:bookmarkEnd w:id="39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392" w:name="_Toc246253235"/>
      <w:r>
        <w:lastRenderedPageBreak/>
        <w:t>Caso de uso Asignación.</w:t>
      </w:r>
      <w:bookmarkEnd w:id="39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393" w:name="_Toc246253236"/>
      <w:r>
        <w:lastRenderedPageBreak/>
        <w:t>Caso de uso Asignación /Reparación.</w:t>
      </w:r>
      <w:bookmarkEnd w:id="39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394" w:name="_Toc246253237"/>
      <w:r>
        <w:lastRenderedPageBreak/>
        <w:t>Caso de uso Entrega.</w:t>
      </w:r>
      <w:bookmarkEnd w:id="39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395" w:name="_Toc246253238"/>
      <w:r>
        <w:lastRenderedPageBreak/>
        <w:t>Caso de uso Administrar Técnicos.</w:t>
      </w:r>
      <w:bookmarkEnd w:id="39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396" w:name="_Toc246253239"/>
      <w:r>
        <w:lastRenderedPageBreak/>
        <w:t>Caso de uso Administrar Usuarios.</w:t>
      </w:r>
      <w:bookmarkEnd w:id="39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397" w:name="_Toc246253240"/>
      <w:r>
        <w:lastRenderedPageBreak/>
        <w:t>Diagramas de Secuencia.</w:t>
      </w:r>
      <w:bookmarkEnd w:id="397"/>
    </w:p>
    <w:p w:rsidR="00CA7178" w:rsidRDefault="00CA7178" w:rsidP="00E75F3D">
      <w:pPr>
        <w:pStyle w:val="Ttulo2"/>
        <w:numPr>
          <w:ilvl w:val="1"/>
          <w:numId w:val="28"/>
        </w:numPr>
        <w:jc w:val="both"/>
      </w:pPr>
      <w:bookmarkStart w:id="398" w:name="_Toc246253241"/>
      <w:r>
        <w:t>Diagrama de Recepción de Artículo.</w:t>
      </w:r>
      <w:bookmarkEnd w:id="398"/>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399" w:name="_Toc246253242"/>
      <w:r>
        <w:t>Diagrama de Asignación de Orden de Trabajo.</w:t>
      </w:r>
      <w:bookmarkEnd w:id="399"/>
    </w:p>
    <w:p w:rsidR="00B05ADF" w:rsidRPr="00B05ADF" w:rsidRDefault="00B05ADF" w:rsidP="004B3BF0">
      <w:pPr>
        <w:jc w:val="both"/>
      </w:pPr>
    </w:p>
    <w:p w:rsidR="00B05ADF" w:rsidRPr="00B05ADF" w:rsidRDefault="00B05ADF" w:rsidP="004B3BF0">
      <w:pPr>
        <w:jc w:val="both"/>
      </w:pPr>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400" w:name="_Toc246253243"/>
      <w:r>
        <w:lastRenderedPageBreak/>
        <w:t>Diagrama de Ingreso de Datos de Orden de Trabajo.</w:t>
      </w:r>
      <w:bookmarkEnd w:id="400"/>
    </w:p>
    <w:p w:rsidR="00B05ADF" w:rsidRPr="00B05ADF" w:rsidRDefault="00B05ADF" w:rsidP="004B3BF0">
      <w:pPr>
        <w:jc w:val="both"/>
      </w:pPr>
    </w:p>
    <w:p w:rsidR="00B05ADF" w:rsidRDefault="00B05ADF" w:rsidP="004B3BF0">
      <w:pPr>
        <w:jc w:val="both"/>
      </w:pPr>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401" w:name="_Toc246253244"/>
      <w:r>
        <w:t>Diagrama de Asignación Automática.</w:t>
      </w:r>
      <w:bookmarkEnd w:id="401"/>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402" w:name="_Toc246253245"/>
      <w:r>
        <w:lastRenderedPageBreak/>
        <w:t>Conclusión.</w:t>
      </w:r>
      <w:bookmarkEnd w:id="40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403" w:name="_Toc246253246"/>
      <w:r>
        <w:lastRenderedPageBreak/>
        <w:t>Bibliografía.</w:t>
      </w:r>
      <w:bookmarkEnd w:id="40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B51B25" w:rsidRDefault="00B51B25">
      <w:pPr>
        <w:rPr>
          <w:ins w:id="404" w:author="Usuario" w:date="2009-11-17T20:25:00Z"/>
          <w:rFonts w:asciiTheme="majorHAnsi" w:eastAsiaTheme="majorEastAsia" w:hAnsiTheme="majorHAnsi" w:cstheme="majorBidi"/>
          <w:b/>
          <w:bCs/>
          <w:color w:val="4F81BD" w:themeColor="accent1"/>
          <w:sz w:val="26"/>
          <w:szCs w:val="26"/>
        </w:rPr>
      </w:pPr>
      <w:ins w:id="405" w:author="Usuario" w:date="2009-11-17T20:25:00Z">
        <w:r>
          <w:br w:type="page"/>
        </w:r>
      </w:ins>
    </w:p>
    <w:p w:rsidR="00D9269C" w:rsidRDefault="00D9269C" w:rsidP="00E75F3D">
      <w:pPr>
        <w:pStyle w:val="Ttulo2"/>
        <w:numPr>
          <w:ilvl w:val="0"/>
          <w:numId w:val="28"/>
        </w:numPr>
        <w:jc w:val="both"/>
      </w:pPr>
      <w:bookmarkStart w:id="406" w:name="_Toc246253247"/>
      <w:r>
        <w:lastRenderedPageBreak/>
        <w:t>Anexos.</w:t>
      </w:r>
      <w:bookmarkEnd w:id="406"/>
    </w:p>
    <w:p w:rsidR="00D9269C" w:rsidRDefault="00D9269C" w:rsidP="00E75F3D">
      <w:pPr>
        <w:pStyle w:val="Ttulo2"/>
        <w:numPr>
          <w:ilvl w:val="1"/>
          <w:numId w:val="28"/>
        </w:numPr>
        <w:jc w:val="both"/>
      </w:pPr>
      <w:bookmarkStart w:id="407" w:name="_Toc246253248"/>
      <w:r>
        <w:t>Carta Gantt.</w:t>
      </w:r>
      <w:bookmarkEnd w:id="407"/>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2EB6" w:rsidRDefault="00232EB6" w:rsidP="007B4750">
      <w:pPr>
        <w:spacing w:after="0" w:line="240" w:lineRule="auto"/>
      </w:pPr>
      <w:r>
        <w:separator/>
      </w:r>
    </w:p>
  </w:endnote>
  <w:endnote w:type="continuationSeparator" w:id="0">
    <w:p w:rsidR="00232EB6" w:rsidRDefault="00232EB6"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562882">
            <w:rPr>
              <w:noProof/>
            </w:rPr>
            <w:t>1</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2EB6" w:rsidRDefault="00232EB6" w:rsidP="007B4750">
      <w:pPr>
        <w:spacing w:after="0" w:line="240" w:lineRule="auto"/>
      </w:pPr>
      <w:r>
        <w:separator/>
      </w:r>
    </w:p>
  </w:footnote>
  <w:footnote w:type="continuationSeparator" w:id="0">
    <w:p w:rsidR="00232EB6" w:rsidRDefault="00232EB6"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562882">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09"/>
  <w:hyphenationZone w:val="425"/>
  <w:drawingGridHorizontalSpacing w:val="110"/>
  <w:displayHorizontalDrawingGridEvery w:val="2"/>
  <w:characterSpacingControl w:val="doNotCompress"/>
  <w:hdrShapeDefaults>
    <o:shapedefaults v:ext="edit" spidmax="203778"/>
  </w:hdrShapeDefaults>
  <w:footnotePr>
    <w:footnote w:id="-1"/>
    <w:footnote w:id="0"/>
  </w:footnotePr>
  <w:endnotePr>
    <w:endnote w:id="-1"/>
    <w:endnote w:id="0"/>
  </w:endnotePr>
  <w:compat/>
  <w:rsids>
    <w:rsidRoot w:val="003C230E"/>
    <w:rsid w:val="00004F03"/>
    <w:rsid w:val="000268F8"/>
    <w:rsid w:val="000269C5"/>
    <w:rsid w:val="00037CFF"/>
    <w:rsid w:val="000425AC"/>
    <w:rsid w:val="00050E73"/>
    <w:rsid w:val="000522A5"/>
    <w:rsid w:val="00054E0D"/>
    <w:rsid w:val="0005548F"/>
    <w:rsid w:val="0006193D"/>
    <w:rsid w:val="00062123"/>
    <w:rsid w:val="000647B7"/>
    <w:rsid w:val="000702D3"/>
    <w:rsid w:val="00070CE3"/>
    <w:rsid w:val="00076DF1"/>
    <w:rsid w:val="00082075"/>
    <w:rsid w:val="000834DE"/>
    <w:rsid w:val="00085CBB"/>
    <w:rsid w:val="0008649A"/>
    <w:rsid w:val="00086F59"/>
    <w:rsid w:val="00091513"/>
    <w:rsid w:val="00092F27"/>
    <w:rsid w:val="00094E44"/>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90C6A"/>
    <w:rsid w:val="00191DD8"/>
    <w:rsid w:val="00192C97"/>
    <w:rsid w:val="001A3CD6"/>
    <w:rsid w:val="001A5B1B"/>
    <w:rsid w:val="001A783A"/>
    <w:rsid w:val="001B17F5"/>
    <w:rsid w:val="001B21EA"/>
    <w:rsid w:val="001B59F3"/>
    <w:rsid w:val="001C174D"/>
    <w:rsid w:val="001D1AD7"/>
    <w:rsid w:val="001F5051"/>
    <w:rsid w:val="001F659D"/>
    <w:rsid w:val="00200D6A"/>
    <w:rsid w:val="0020144F"/>
    <w:rsid w:val="0020388A"/>
    <w:rsid w:val="002052DA"/>
    <w:rsid w:val="00205A46"/>
    <w:rsid w:val="002133F1"/>
    <w:rsid w:val="00220722"/>
    <w:rsid w:val="00224ABC"/>
    <w:rsid w:val="00226B35"/>
    <w:rsid w:val="00231DBB"/>
    <w:rsid w:val="00232EB6"/>
    <w:rsid w:val="0023764F"/>
    <w:rsid w:val="00237A32"/>
    <w:rsid w:val="00245D81"/>
    <w:rsid w:val="00254357"/>
    <w:rsid w:val="00254F7A"/>
    <w:rsid w:val="0027130D"/>
    <w:rsid w:val="00281CF9"/>
    <w:rsid w:val="002873E5"/>
    <w:rsid w:val="002874CD"/>
    <w:rsid w:val="00290792"/>
    <w:rsid w:val="00291771"/>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D03BE"/>
    <w:rsid w:val="003D205D"/>
    <w:rsid w:val="003E0D5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465F"/>
    <w:rsid w:val="0052601B"/>
    <w:rsid w:val="00527036"/>
    <w:rsid w:val="00535ACF"/>
    <w:rsid w:val="00535BEA"/>
    <w:rsid w:val="005370C2"/>
    <w:rsid w:val="00552D28"/>
    <w:rsid w:val="00556196"/>
    <w:rsid w:val="00561148"/>
    <w:rsid w:val="00561403"/>
    <w:rsid w:val="00562882"/>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264C1"/>
    <w:rsid w:val="00930644"/>
    <w:rsid w:val="009351E2"/>
    <w:rsid w:val="009403C2"/>
    <w:rsid w:val="0094626A"/>
    <w:rsid w:val="009521A1"/>
    <w:rsid w:val="00953847"/>
    <w:rsid w:val="00953E90"/>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1B25"/>
    <w:rsid w:val="00B526EE"/>
    <w:rsid w:val="00B54095"/>
    <w:rsid w:val="00B634B3"/>
    <w:rsid w:val="00B6455C"/>
    <w:rsid w:val="00B71F82"/>
    <w:rsid w:val="00B72461"/>
    <w:rsid w:val="00B733D2"/>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06308"/>
    <w:rsid w:val="00C20B97"/>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511A3"/>
    <w:rsid w:val="00D529CE"/>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3778"/>
    <o:shapelayout v:ext="edit">
      <o:idmap v:ext="edit" data="1"/>
      <o:rules v:ext="edit">
        <o:r id="V:Rule9" type="connector" idref="#_x0000_s1039">
          <o:proxy start="" idref="#_x0000_s1032" connectloc="2"/>
          <o:proxy end="" idref="#_x0000_s1029" connectloc="2"/>
        </o:r>
        <o:r id="V:Rule10" type="connector" idref="#_x0000_s1033">
          <o:proxy start="" idref="#_x0000_s1028" connectloc="3"/>
          <o:proxy end="" idref="#_x0000_s1029" connectloc="0"/>
        </o:r>
        <o:r id="V:Rule11" type="connector" idref="#_x0000_s1034">
          <o:proxy start="" idref="#_x0000_s1029" connectloc="3"/>
          <o:proxy end="" idref="#_x0000_s1030" connectloc="0"/>
        </o:r>
        <o:r id="V:Rule12" type="connector" idref="#_x0000_s1037">
          <o:proxy start="" idref="#_x0000_s1032" connectloc="2"/>
          <o:proxy end="" idref="#_x0000_s1031" connectloc="2"/>
        </o:r>
        <o:r id="V:Rule13" type="connector" idref="#_x0000_s1035">
          <o:proxy start="" idref="#_x0000_s1030" connectloc="3"/>
          <o:proxy end="" idref="#_x0000_s1031" connectloc="0"/>
        </o:r>
        <o:r id="V:Rule14" type="connector" idref="#_x0000_s1038">
          <o:proxy start="" idref="#_x0000_s1032" connectloc="2"/>
          <o:proxy end="" idref="#_x0000_s1030" connectloc="2"/>
        </o:r>
        <o:r id="V:Rule15" type="connector" idref="#_x0000_s1040">
          <o:proxy start="" idref="#_x0000_s1032" connectloc="2"/>
          <o:proxy end="" idref="#_x0000_s1028" connectloc="2"/>
        </o:r>
        <o:r id="V:Rule16" type="connector" idref="#_x0000_s1036">
          <o:proxy start="" idref="#_x0000_s1031" connectloc="3"/>
          <o:proxy end="" idref="#_x0000_s1032"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07B74-EDE1-4CDD-8932-60186692E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63</Pages>
  <Words>11819</Words>
  <Characters>65006</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76672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34</cp:revision>
  <cp:lastPrinted>2009-10-29T05:53:00Z</cp:lastPrinted>
  <dcterms:created xsi:type="dcterms:W3CDTF">2009-10-28T02:44:00Z</dcterms:created>
  <dcterms:modified xsi:type="dcterms:W3CDTF">2009-11-17T23:30:00Z</dcterms:modified>
</cp:coreProperties>
</file>